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C56E05D" w:rsidP="1C56E05D" w:rsidRDefault="1C56E05D" w14:paraId="39A141B4" w14:textId="5497D7CB">
      <w:pPr>
        <w:ind w:left="2160"/>
        <w:jc w:val="right"/>
        <w:rPr>
          <w:rFonts w:ascii="Aptos" w:hAnsi="Aptos" w:eastAsia="Aptos" w:cs="Aptos"/>
          <w:b/>
          <w:bCs/>
          <w:sz w:val="70"/>
          <w:szCs w:val="70"/>
        </w:rPr>
      </w:pPr>
    </w:p>
    <w:p w:rsidR="00B648D9" w:rsidP="5612CC7A" w:rsidRDefault="6C6DF0B9" w14:paraId="25466723" w14:textId="7BC0307E">
      <w:pPr>
        <w:ind w:left="2160"/>
        <w:jc w:val="right"/>
        <w:rPr>
          <w:rFonts w:ascii="Aptos" w:hAnsi="Aptos" w:eastAsia="Aptos" w:cs="Aptos"/>
          <w:sz w:val="70"/>
          <w:szCs w:val="70"/>
        </w:rPr>
      </w:pPr>
      <w:r w:rsidRPr="1C56E05D">
        <w:rPr>
          <w:rFonts w:ascii="Aptos" w:hAnsi="Aptos" w:eastAsia="Aptos" w:cs="Aptos"/>
          <w:b/>
          <w:bCs/>
          <w:sz w:val="70"/>
          <w:szCs w:val="70"/>
        </w:rPr>
        <w:t>Software Requirement Specification</w:t>
      </w:r>
    </w:p>
    <w:p w:rsidR="00B648D9" w:rsidP="5612CC7A" w:rsidRDefault="6C6DF0B9" w14:paraId="07D1E670" w14:textId="4183D362">
      <w:pPr>
        <w:ind w:left="2160"/>
        <w:jc w:val="right"/>
        <w:rPr>
          <w:rFonts w:ascii="Aptos" w:hAnsi="Aptos" w:eastAsia="Aptos" w:cs="Aptos"/>
          <w:sz w:val="70"/>
          <w:szCs w:val="70"/>
        </w:rPr>
      </w:pPr>
      <w:r w:rsidRPr="5612CC7A">
        <w:rPr>
          <w:rFonts w:ascii="Aptos" w:hAnsi="Aptos" w:eastAsia="Aptos" w:cs="Aptos"/>
          <w:sz w:val="52"/>
          <w:szCs w:val="52"/>
        </w:rPr>
        <w:t>for</w:t>
      </w:r>
    </w:p>
    <w:p w:rsidR="00B648D9" w:rsidP="5612CC7A" w:rsidRDefault="548D4A0C" w14:paraId="2C078E63" w14:textId="1B7D9D99">
      <w:pPr>
        <w:ind w:left="2160"/>
        <w:jc w:val="right"/>
        <w:rPr>
          <w:rFonts w:ascii="Aptos" w:hAnsi="Aptos" w:eastAsia="Aptos" w:cs="Aptos"/>
          <w:b/>
          <w:bCs/>
          <w:sz w:val="70"/>
          <w:szCs w:val="70"/>
        </w:rPr>
      </w:pPr>
      <w:r w:rsidRPr="5612CC7A">
        <w:rPr>
          <w:rFonts w:ascii="Aptos" w:hAnsi="Aptos" w:eastAsia="Aptos" w:cs="Aptos"/>
          <w:b/>
          <w:bCs/>
          <w:sz w:val="70"/>
          <w:szCs w:val="70"/>
        </w:rPr>
        <w:t>Contextual Content Management System</w:t>
      </w:r>
    </w:p>
    <w:p w:rsidR="5612CC7A" w:rsidP="5612CC7A" w:rsidRDefault="5612CC7A" w14:paraId="6A3C0E8B" w14:textId="2B98442A">
      <w:pPr>
        <w:ind w:left="1440"/>
        <w:jc w:val="right"/>
        <w:rPr>
          <w:rFonts w:ascii="Aptos" w:hAnsi="Aptos" w:eastAsia="Aptos" w:cs="Aptos"/>
          <w:b/>
          <w:bCs/>
          <w:sz w:val="70"/>
          <w:szCs w:val="70"/>
        </w:rPr>
      </w:pPr>
    </w:p>
    <w:p w:rsidR="5612CC7A" w:rsidP="5612CC7A" w:rsidRDefault="5612CC7A" w14:paraId="4376AFA6" w14:textId="512DF467">
      <w:pPr>
        <w:ind w:left="2160"/>
        <w:jc w:val="right"/>
        <w:rPr>
          <w:rFonts w:ascii="Aptos" w:hAnsi="Aptos" w:eastAsia="Aptos" w:cs="Aptos"/>
          <w:b/>
          <w:bCs/>
          <w:sz w:val="70"/>
          <w:szCs w:val="70"/>
        </w:rPr>
      </w:pPr>
    </w:p>
    <w:p w:rsidR="4E2E728E" w:rsidP="5612CC7A" w:rsidRDefault="4E2E728E" w14:paraId="14A24C0F" w14:textId="5DC73033">
      <w:pPr>
        <w:ind w:left="2160"/>
        <w:jc w:val="right"/>
        <w:rPr>
          <w:rFonts w:ascii="Aptos" w:hAnsi="Aptos" w:eastAsia="Aptos" w:cs="Aptos"/>
          <w:b/>
          <w:bCs/>
          <w:sz w:val="32"/>
          <w:szCs w:val="32"/>
        </w:rPr>
      </w:pPr>
      <w:r w:rsidRPr="5612CC7A">
        <w:rPr>
          <w:rFonts w:ascii="Aptos" w:hAnsi="Aptos" w:eastAsia="Aptos" w:cs="Aptos"/>
          <w:b/>
          <w:bCs/>
          <w:sz w:val="32"/>
          <w:szCs w:val="32"/>
        </w:rPr>
        <w:t>Prepared by Aakash J John</w:t>
      </w:r>
    </w:p>
    <w:p w:rsidR="5612CC7A" w:rsidP="5612CC7A" w:rsidRDefault="5612CC7A" w14:paraId="663CB423" w14:textId="2F11062B">
      <w:pPr>
        <w:ind w:left="2160"/>
        <w:jc w:val="right"/>
        <w:rPr>
          <w:rFonts w:ascii="Aptos" w:hAnsi="Aptos" w:eastAsia="Aptos" w:cs="Aptos"/>
          <w:b/>
          <w:bCs/>
          <w:sz w:val="70"/>
          <w:szCs w:val="70"/>
        </w:rPr>
      </w:pPr>
    </w:p>
    <w:p w:rsidR="5612CC7A" w:rsidP="5612CC7A" w:rsidRDefault="5612CC7A" w14:paraId="0E7FBEBC" w14:textId="2FE6D178">
      <w:pPr>
        <w:ind w:left="2160"/>
        <w:jc w:val="right"/>
        <w:rPr>
          <w:rFonts w:ascii="Aptos" w:hAnsi="Aptos" w:eastAsia="Aptos" w:cs="Aptos"/>
          <w:b/>
          <w:bCs/>
        </w:rPr>
      </w:pPr>
    </w:p>
    <w:p w:rsidR="5612CC7A" w:rsidP="5612CC7A" w:rsidRDefault="5612CC7A" w14:paraId="74EE586E" w14:textId="281513E7">
      <w:pPr>
        <w:ind w:left="2160"/>
        <w:jc w:val="right"/>
        <w:rPr>
          <w:rFonts w:ascii="Aptos" w:hAnsi="Aptos" w:eastAsia="Aptos" w:cs="Aptos"/>
          <w:b/>
          <w:bCs/>
        </w:rPr>
      </w:pPr>
    </w:p>
    <w:p w:rsidR="3C1E13E7" w:rsidP="5612CC7A" w:rsidRDefault="3C1E13E7" w14:paraId="30EC9347" w14:textId="4599000E">
      <w:pPr>
        <w:ind w:left="2160"/>
        <w:jc w:val="right"/>
        <w:rPr>
          <w:rFonts w:ascii="Aptos" w:hAnsi="Aptos" w:eastAsia="Aptos" w:cs="Aptos"/>
          <w:b/>
          <w:bCs/>
        </w:rPr>
      </w:pPr>
      <w:r w:rsidRPr="5612CC7A">
        <w:rPr>
          <w:rFonts w:ascii="Aptos" w:hAnsi="Aptos" w:eastAsia="Aptos" w:cs="Aptos"/>
          <w:b/>
          <w:bCs/>
        </w:rPr>
        <w:t>18/12/2024</w:t>
      </w:r>
    </w:p>
    <w:p w:rsidR="5612CC7A" w:rsidP="5612CC7A" w:rsidRDefault="5612CC7A" w14:paraId="32E8B284" w14:textId="5EFC6661">
      <w:pPr>
        <w:ind w:left="2160"/>
        <w:jc w:val="right"/>
        <w:rPr>
          <w:rFonts w:ascii="Aptos" w:hAnsi="Aptos" w:eastAsia="Aptos" w:cs="Aptos"/>
          <w:b/>
          <w:bCs/>
        </w:rPr>
      </w:pPr>
    </w:p>
    <w:p w:rsidR="5612CC7A" w:rsidP="5612CC7A" w:rsidRDefault="5612CC7A" w14:paraId="7D721274" w14:textId="58DB893D">
      <w:pPr>
        <w:ind w:left="2160"/>
        <w:jc w:val="right"/>
        <w:rPr>
          <w:rFonts w:ascii="Aptos" w:hAnsi="Aptos" w:eastAsia="Aptos" w:cs="Aptos"/>
          <w:b/>
          <w:bCs/>
        </w:rPr>
      </w:pPr>
    </w:p>
    <w:p w:rsidR="5612CC7A" w:rsidP="5612CC7A" w:rsidRDefault="5612CC7A" w14:paraId="2F217AEC" w14:textId="5E53A30F">
      <w:pPr>
        <w:ind w:left="2160"/>
        <w:jc w:val="right"/>
        <w:rPr>
          <w:rFonts w:ascii="Aptos" w:hAnsi="Aptos" w:eastAsia="Aptos" w:cs="Aptos"/>
          <w:b/>
          <w:bCs/>
        </w:rPr>
      </w:pPr>
    </w:p>
    <w:sdt>
      <w:sdtPr>
        <w:id w:val="202750708"/>
        <w:docPartObj>
          <w:docPartGallery w:val="Table of Contents"/>
          <w:docPartUnique/>
        </w:docPartObj>
      </w:sdtPr>
      <w:sdtContent>
        <w:p w:rsidR="416308F8" w:rsidP="4A5D7555" w:rsidRDefault="416308F8" w14:paraId="029FC475" w14:textId="405AFDA2">
          <w:pPr>
            <w:pStyle w:val="TOC1"/>
            <w:tabs>
              <w:tab w:val="right" w:leader="dot" w:pos="9360"/>
            </w:tabs>
            <w:rPr>
              <w:rStyle w:val="Hyperlink"/>
            </w:rPr>
            <w:pPrChange w:author="Aakash J John [Litmus7]" w:date="2025-12-23T04:56:56.518Z">
              <w:pPr/>
            </w:pPrChange>
          </w:pPr>
          <w:r>
            <w:fldChar w:fldCharType="begin"/>
          </w:r>
          <w:r>
            <w:instrText xml:space="preserve">TOC \o "1-9" \z \u \h</w:instrText>
          </w:r>
          <w:r>
            <w:fldChar w:fldCharType="separate"/>
          </w:r>
          <w:hyperlink w:anchor="_Toc752369758">
            <w:r w:rsidRPr="4A5D7555" w:rsidR="4A5D7555">
              <w:rPr>
                <w:rStyle w:val="Hyperlink"/>
              </w:rPr>
              <w:t>1. Introduction</w:t>
            </w:r>
            <w:ins w:author="Aakash J John [Litmus7]" w:date="2025-12-23T04:56:56.517Z" w:id="2085838698">
              <w:r>
                <w:tab/>
              </w:r>
            </w:ins>
            <w:r>
              <w:fldChar w:fldCharType="begin"/>
            </w:r>
            <w:r>
              <w:instrText xml:space="preserve">PAGEREF _Toc752369758 \h</w:instrText>
            </w:r>
            <w:r>
              <w:fldChar w:fldCharType="separate"/>
            </w:r>
            <w:r w:rsidRPr="4A5D7555" w:rsidR="4A5D7555">
              <w:rPr>
                <w:rStyle w:val="Hyperlink"/>
              </w:rPr>
              <w:t>2</w:t>
            </w:r>
            <w:r>
              <w:fldChar w:fldCharType="end"/>
            </w:r>
          </w:hyperlink>
        </w:p>
        <w:p w:rsidR="416308F8" w:rsidP="4A5D7555" w:rsidRDefault="000E4127" w14:paraId="5BF5DF07" w14:textId="06E28D6A">
          <w:pPr>
            <w:pStyle w:val="TOC2"/>
            <w:tabs>
              <w:tab w:val="right" w:leader="dot" w:pos="9360"/>
            </w:tabs>
            <w:rPr>
              <w:rStyle w:val="Hyperlink"/>
            </w:rPr>
            <w:pPrChange w:author="Aakash J John [Litmus7]" w:date="2025-12-23T04:56:56.523Z">
              <w:pPr/>
            </w:pPrChange>
          </w:pPr>
          <w:hyperlink w:anchor="_Toc1797957169">
            <w:r w:rsidRPr="4A5D7555" w:rsidR="4A5D7555">
              <w:rPr>
                <w:rStyle w:val="Hyperlink"/>
              </w:rPr>
              <w:t>1.1 System Description</w:t>
            </w:r>
            <w:ins w:author="Aakash J John [Litmus7]" w:date="2025-12-23T04:56:56.522Z" w:id="1728266476">
              <w:r>
                <w:tab/>
              </w:r>
            </w:ins>
            <w:r>
              <w:fldChar w:fldCharType="begin"/>
            </w:r>
            <w:r>
              <w:instrText xml:space="preserve">PAGEREF _Toc1797957169 \h</w:instrText>
            </w:r>
            <w:r>
              <w:fldChar w:fldCharType="separate"/>
            </w:r>
            <w:r w:rsidRPr="4A5D7555" w:rsidR="4A5D7555">
              <w:rPr>
                <w:rStyle w:val="Hyperlink"/>
              </w:rPr>
              <w:t>2</w:t>
            </w:r>
            <w:r>
              <w:fldChar w:fldCharType="end"/>
            </w:r>
          </w:hyperlink>
        </w:p>
        <w:p w:rsidR="416308F8" w:rsidP="4A5D7555" w:rsidRDefault="000E4127" w14:paraId="58C6AB8F" w14:textId="6647B736">
          <w:pPr>
            <w:pStyle w:val="TOC2"/>
            <w:tabs>
              <w:tab w:val="right" w:leader="dot" w:pos="9360"/>
            </w:tabs>
            <w:rPr>
              <w:rStyle w:val="Hyperlink"/>
            </w:rPr>
            <w:pPrChange w:author="Aakash J John [Litmus7]" w:date="2025-12-23T04:56:56.527Z">
              <w:pPr/>
            </w:pPrChange>
          </w:pPr>
          <w:hyperlink w:anchor="_Toc2104949969">
            <w:r w:rsidRPr="4A5D7555" w:rsidR="4A5D7555">
              <w:rPr>
                <w:rStyle w:val="Hyperlink"/>
              </w:rPr>
              <w:t>1.2 System Scope</w:t>
            </w:r>
            <w:ins w:author="Aakash J John [Litmus7]" w:date="2025-12-23T04:56:56.526Z" w:id="463457879">
              <w:r>
                <w:tab/>
              </w:r>
            </w:ins>
            <w:r>
              <w:fldChar w:fldCharType="begin"/>
            </w:r>
            <w:r>
              <w:instrText xml:space="preserve">PAGEREF _Toc2104949969 \h</w:instrText>
            </w:r>
            <w:r>
              <w:fldChar w:fldCharType="separate"/>
            </w:r>
            <w:r w:rsidRPr="4A5D7555" w:rsidR="4A5D7555">
              <w:rPr>
                <w:rStyle w:val="Hyperlink"/>
              </w:rPr>
              <w:t>2</w:t>
            </w:r>
            <w:r>
              <w:fldChar w:fldCharType="end"/>
            </w:r>
          </w:hyperlink>
        </w:p>
        <w:p w:rsidR="416308F8" w:rsidP="4A5D7555" w:rsidRDefault="000E4127" w14:paraId="65EDB728" w14:textId="48D9E545">
          <w:pPr>
            <w:pStyle w:val="TOC2"/>
            <w:tabs>
              <w:tab w:val="right" w:leader="dot" w:pos="9360"/>
            </w:tabs>
            <w:rPr>
              <w:rStyle w:val="Hyperlink"/>
            </w:rPr>
            <w:pPrChange w:author="Aakash J John [Litmus7]" w:date="2025-12-23T04:56:56.53Z">
              <w:pPr/>
            </w:pPrChange>
          </w:pPr>
          <w:hyperlink w:anchor="_Toc371849306">
            <w:r w:rsidRPr="4A5D7555" w:rsidR="4A5D7555">
              <w:rPr>
                <w:rStyle w:val="Hyperlink"/>
              </w:rPr>
              <w:t>1.3 Definitions and Acronyms</w:t>
            </w:r>
            <w:ins w:author="Aakash J John [Litmus7]" w:date="2025-12-23T04:56:56.53Z" w:id="1793947679">
              <w:r>
                <w:tab/>
              </w:r>
            </w:ins>
            <w:r>
              <w:fldChar w:fldCharType="begin"/>
            </w:r>
            <w:r>
              <w:instrText xml:space="preserve">PAGEREF _Toc371849306 \h</w:instrText>
            </w:r>
            <w:r>
              <w:fldChar w:fldCharType="separate"/>
            </w:r>
            <w:r w:rsidRPr="4A5D7555" w:rsidR="4A5D7555">
              <w:rPr>
                <w:rStyle w:val="Hyperlink"/>
              </w:rPr>
              <w:t>3</w:t>
            </w:r>
            <w:r>
              <w:fldChar w:fldCharType="end"/>
            </w:r>
          </w:hyperlink>
        </w:p>
        <w:p w:rsidR="416308F8" w:rsidP="4A5D7555" w:rsidRDefault="000E4127" w14:paraId="55971001" w14:textId="05D4F9C5">
          <w:pPr>
            <w:pStyle w:val="TOC2"/>
            <w:tabs>
              <w:tab w:val="right" w:leader="dot" w:pos="9360"/>
            </w:tabs>
            <w:rPr>
              <w:rStyle w:val="Hyperlink"/>
            </w:rPr>
            <w:pPrChange w:author="Aakash J John [Litmus7]" w:date="2025-12-23T04:56:56.534Z">
              <w:pPr/>
            </w:pPrChange>
          </w:pPr>
          <w:hyperlink w:anchor="_Toc2011771614">
            <w:r w:rsidRPr="4A5D7555" w:rsidR="4A5D7555">
              <w:rPr>
                <w:rStyle w:val="Hyperlink"/>
              </w:rPr>
              <w:t>1.4 Assumptions and Dependencies</w:t>
            </w:r>
            <w:ins w:author="Aakash J John [Litmus7]" w:date="2025-12-23T04:56:56.533Z" w:id="941879523">
              <w:r>
                <w:tab/>
              </w:r>
            </w:ins>
            <w:r>
              <w:fldChar w:fldCharType="begin"/>
            </w:r>
            <w:r>
              <w:instrText xml:space="preserve">PAGEREF _Toc2011771614 \h</w:instrText>
            </w:r>
            <w:r>
              <w:fldChar w:fldCharType="separate"/>
            </w:r>
            <w:r w:rsidRPr="4A5D7555" w:rsidR="4A5D7555">
              <w:rPr>
                <w:rStyle w:val="Hyperlink"/>
              </w:rPr>
              <w:t>3</w:t>
            </w:r>
            <w:r>
              <w:fldChar w:fldCharType="end"/>
            </w:r>
          </w:hyperlink>
        </w:p>
        <w:p w:rsidR="416308F8" w:rsidP="4A5D7555" w:rsidRDefault="000E4127" w14:paraId="73CC3EF2" w14:textId="7AABB7D2">
          <w:pPr>
            <w:pStyle w:val="TOC1"/>
            <w:tabs>
              <w:tab w:val="right" w:leader="dot" w:pos="9360"/>
            </w:tabs>
            <w:rPr>
              <w:rStyle w:val="Hyperlink"/>
            </w:rPr>
            <w:pPrChange w:author="Aakash J John [Litmus7]" w:date="2025-12-23T04:56:56.539Z">
              <w:pPr/>
            </w:pPrChange>
          </w:pPr>
          <w:hyperlink w:anchor="_Toc1404761555">
            <w:r w:rsidRPr="4A5D7555" w:rsidR="4A5D7555">
              <w:rPr>
                <w:rStyle w:val="Hyperlink"/>
              </w:rPr>
              <w:t>2. Functional Requirements</w:t>
            </w:r>
            <w:ins w:author="Aakash J John [Litmus7]" w:date="2025-12-23T04:56:56.538Z" w:id="1369894794">
              <w:r>
                <w:tab/>
              </w:r>
            </w:ins>
            <w:r>
              <w:fldChar w:fldCharType="begin"/>
            </w:r>
            <w:r>
              <w:instrText xml:space="preserve">PAGEREF _Toc1404761555 \h</w:instrText>
            </w:r>
            <w:r>
              <w:fldChar w:fldCharType="separate"/>
            </w:r>
            <w:r w:rsidRPr="4A5D7555" w:rsidR="4A5D7555">
              <w:rPr>
                <w:rStyle w:val="Hyperlink"/>
              </w:rPr>
              <w:t>3</w:t>
            </w:r>
            <w:r>
              <w:fldChar w:fldCharType="end"/>
            </w:r>
          </w:hyperlink>
        </w:p>
        <w:p w:rsidR="416308F8" w:rsidP="4A5D7555" w:rsidRDefault="000E4127" w14:paraId="401C92EB" w14:textId="514806CF">
          <w:pPr>
            <w:pStyle w:val="TOC2"/>
            <w:tabs>
              <w:tab w:val="right" w:leader="dot" w:pos="9360"/>
            </w:tabs>
            <w:rPr>
              <w:rStyle w:val="Hyperlink"/>
            </w:rPr>
            <w:pPrChange w:author="Aakash J John [Litmus7]" w:date="2025-12-23T04:56:56.542Z">
              <w:pPr/>
            </w:pPrChange>
          </w:pPr>
          <w:hyperlink w:anchor="_Toc1916729326">
            <w:r w:rsidRPr="4A5D7555" w:rsidR="4A5D7555">
              <w:rPr>
                <w:rStyle w:val="Hyperlink"/>
              </w:rPr>
              <w:t>2.1 Template Management</w:t>
            </w:r>
            <w:ins w:author="Aakash J John [Litmus7]" w:date="2025-12-23T04:56:56.541Z" w:id="311415719">
              <w:r>
                <w:tab/>
              </w:r>
            </w:ins>
            <w:r>
              <w:fldChar w:fldCharType="begin"/>
            </w:r>
            <w:r>
              <w:instrText xml:space="preserve">PAGEREF _Toc1916729326 \h</w:instrText>
            </w:r>
            <w:r>
              <w:fldChar w:fldCharType="separate"/>
            </w:r>
            <w:r w:rsidRPr="4A5D7555" w:rsidR="4A5D7555">
              <w:rPr>
                <w:rStyle w:val="Hyperlink"/>
              </w:rPr>
              <w:t>3</w:t>
            </w:r>
            <w:r>
              <w:fldChar w:fldCharType="end"/>
            </w:r>
          </w:hyperlink>
        </w:p>
        <w:p w:rsidR="416308F8" w:rsidP="4A5D7555" w:rsidRDefault="000E4127" w14:paraId="5A27B7CD" w14:textId="18B0E2CE">
          <w:pPr>
            <w:pStyle w:val="TOC2"/>
            <w:tabs>
              <w:tab w:val="right" w:leader="dot" w:pos="9360"/>
            </w:tabs>
            <w:rPr>
              <w:rStyle w:val="Hyperlink"/>
            </w:rPr>
            <w:pPrChange w:author="Aakash J John [Litmus7]" w:date="2025-12-23T04:56:56.546Z">
              <w:pPr/>
            </w:pPrChange>
          </w:pPr>
          <w:hyperlink w:anchor="_Toc24156543">
            <w:r w:rsidRPr="4A5D7555" w:rsidR="4A5D7555">
              <w:rPr>
                <w:rStyle w:val="Hyperlink"/>
              </w:rPr>
              <w:t>2.2 Template Validation Rule</w:t>
            </w:r>
            <w:ins w:author="Aakash J John [Litmus7]" w:date="2025-12-23T04:56:56.545Z" w:id="1891866991">
              <w:r>
                <w:tab/>
              </w:r>
            </w:ins>
            <w:r>
              <w:fldChar w:fldCharType="begin"/>
            </w:r>
            <w:r>
              <w:instrText xml:space="preserve">PAGEREF _Toc24156543 \h</w:instrText>
            </w:r>
            <w:r>
              <w:fldChar w:fldCharType="separate"/>
            </w:r>
            <w:r w:rsidRPr="4A5D7555" w:rsidR="4A5D7555">
              <w:rPr>
                <w:rStyle w:val="Hyperlink"/>
              </w:rPr>
              <w:t>4</w:t>
            </w:r>
            <w:r>
              <w:fldChar w:fldCharType="end"/>
            </w:r>
          </w:hyperlink>
        </w:p>
        <w:p w:rsidR="416308F8" w:rsidP="4A5D7555" w:rsidRDefault="000E4127" w14:paraId="75CF6537" w14:textId="6A2ECF62">
          <w:pPr>
            <w:pStyle w:val="TOC2"/>
            <w:tabs>
              <w:tab w:val="right" w:leader="dot" w:pos="9360"/>
            </w:tabs>
            <w:rPr>
              <w:rStyle w:val="Hyperlink"/>
            </w:rPr>
            <w:pPrChange w:author="Aakash J John [Litmus7]" w:date="2025-12-23T04:56:56.55Z">
              <w:pPr/>
            </w:pPrChange>
          </w:pPr>
          <w:hyperlink w:anchor="_Toc604550252">
            <w:r w:rsidRPr="4A5D7555" w:rsidR="4A5D7555">
              <w:rPr>
                <w:rStyle w:val="Hyperlink"/>
              </w:rPr>
              <w:t>2.3 Section and Session Identification Rule</w:t>
            </w:r>
            <w:ins w:author="Aakash J John [Litmus7]" w:date="2025-12-23T04:56:56.549Z" w:id="1990537470">
              <w:r>
                <w:tab/>
              </w:r>
            </w:ins>
            <w:r>
              <w:fldChar w:fldCharType="begin"/>
            </w:r>
            <w:r>
              <w:instrText xml:space="preserve">PAGEREF _Toc604550252 \h</w:instrText>
            </w:r>
            <w:r>
              <w:fldChar w:fldCharType="separate"/>
            </w:r>
            <w:r w:rsidRPr="4A5D7555" w:rsidR="4A5D7555">
              <w:rPr>
                <w:rStyle w:val="Hyperlink"/>
              </w:rPr>
              <w:t>4</w:t>
            </w:r>
            <w:r>
              <w:fldChar w:fldCharType="end"/>
            </w:r>
          </w:hyperlink>
        </w:p>
        <w:p w:rsidR="416308F8" w:rsidP="4A5D7555" w:rsidRDefault="000E4127" w14:paraId="7E5A4CF5" w14:textId="0DC47B2B">
          <w:pPr>
            <w:pStyle w:val="TOC2"/>
            <w:tabs>
              <w:tab w:val="right" w:leader="dot" w:pos="9360"/>
            </w:tabs>
            <w:rPr>
              <w:rStyle w:val="Hyperlink"/>
            </w:rPr>
            <w:pPrChange w:author="Aakash J John [Litmus7]" w:date="2025-12-23T04:56:56.554Z">
              <w:pPr/>
            </w:pPrChange>
          </w:pPr>
          <w:hyperlink w:anchor="_Toc1906701765">
            <w:r w:rsidRPr="4A5D7555" w:rsidR="4A5D7555">
              <w:rPr>
                <w:rStyle w:val="Hyperlink"/>
              </w:rPr>
              <w:t>2.4 Documentation Creation and Editing</w:t>
            </w:r>
            <w:ins w:author="Aakash J John [Litmus7]" w:date="2025-12-23T04:56:56.553Z" w:id="18283568">
              <w:r>
                <w:tab/>
              </w:r>
            </w:ins>
            <w:r>
              <w:fldChar w:fldCharType="begin"/>
            </w:r>
            <w:r>
              <w:instrText xml:space="preserve">PAGEREF _Toc1906701765 \h</w:instrText>
            </w:r>
            <w:r>
              <w:fldChar w:fldCharType="separate"/>
            </w:r>
            <w:r w:rsidRPr="4A5D7555" w:rsidR="4A5D7555">
              <w:rPr>
                <w:rStyle w:val="Hyperlink"/>
              </w:rPr>
              <w:t>5</w:t>
            </w:r>
            <w:r>
              <w:fldChar w:fldCharType="end"/>
            </w:r>
          </w:hyperlink>
        </w:p>
        <w:p w:rsidR="416308F8" w:rsidP="4A5D7555" w:rsidRDefault="000E4127" w14:paraId="374EDAFA" w14:textId="0999FC85">
          <w:pPr>
            <w:pStyle w:val="TOC2"/>
            <w:tabs>
              <w:tab w:val="right" w:leader="dot" w:pos="9360"/>
            </w:tabs>
            <w:rPr>
              <w:rStyle w:val="Hyperlink"/>
            </w:rPr>
            <w:pPrChange w:author="Aakash J John [Litmus7]" w:date="2025-12-23T04:56:56.557Z">
              <w:pPr/>
            </w:pPrChange>
          </w:pPr>
          <w:hyperlink w:anchor="_Toc2060890481">
            <w:r w:rsidRPr="4A5D7555" w:rsidR="4A5D7555">
              <w:rPr>
                <w:rStyle w:val="Hyperlink"/>
              </w:rPr>
              <w:t>2.5 Version Management</w:t>
            </w:r>
            <w:ins w:author="Aakash J John [Litmus7]" w:date="2025-12-23T04:56:56.556Z" w:id="366018646">
              <w:r>
                <w:tab/>
              </w:r>
            </w:ins>
            <w:r>
              <w:fldChar w:fldCharType="begin"/>
            </w:r>
            <w:r>
              <w:instrText xml:space="preserve">PAGEREF _Toc2060890481 \h</w:instrText>
            </w:r>
            <w:r>
              <w:fldChar w:fldCharType="separate"/>
            </w:r>
            <w:r w:rsidRPr="4A5D7555" w:rsidR="4A5D7555">
              <w:rPr>
                <w:rStyle w:val="Hyperlink"/>
              </w:rPr>
              <w:t>5</w:t>
            </w:r>
            <w:r>
              <w:fldChar w:fldCharType="end"/>
            </w:r>
          </w:hyperlink>
        </w:p>
        <w:p w:rsidR="416308F8" w:rsidP="4A5D7555" w:rsidRDefault="000E4127" w14:paraId="132964D9" w14:textId="19936553">
          <w:pPr>
            <w:pStyle w:val="TOC2"/>
            <w:tabs>
              <w:tab w:val="right" w:leader="dot" w:pos="9360"/>
            </w:tabs>
            <w:rPr>
              <w:rStyle w:val="Hyperlink"/>
            </w:rPr>
            <w:pPrChange w:author="Aakash J John [Litmus7]" w:date="2025-12-23T04:56:56.562Z">
              <w:pPr/>
            </w:pPrChange>
          </w:pPr>
          <w:hyperlink w:anchor="_Toc1677488107">
            <w:r w:rsidRPr="4A5D7555" w:rsidR="4A5D7555">
              <w:rPr>
                <w:rStyle w:val="Hyperlink"/>
              </w:rPr>
              <w:t>2.6 Review and Publishing Content</w:t>
            </w:r>
            <w:ins w:author="Aakash J John [Litmus7]" w:date="2025-12-23T04:56:56.561Z" w:id="1566931639">
              <w:r>
                <w:tab/>
              </w:r>
            </w:ins>
            <w:r>
              <w:fldChar w:fldCharType="begin"/>
            </w:r>
            <w:r>
              <w:instrText xml:space="preserve">PAGEREF _Toc1677488107 \h</w:instrText>
            </w:r>
            <w:r>
              <w:fldChar w:fldCharType="separate"/>
            </w:r>
            <w:r w:rsidRPr="4A5D7555" w:rsidR="4A5D7555">
              <w:rPr>
                <w:rStyle w:val="Hyperlink"/>
              </w:rPr>
              <w:t>6</w:t>
            </w:r>
            <w:r>
              <w:fldChar w:fldCharType="end"/>
            </w:r>
          </w:hyperlink>
        </w:p>
        <w:p w:rsidR="416308F8" w:rsidP="4A5D7555" w:rsidRDefault="000E4127" w14:paraId="3A241A6A" w14:textId="5831C1D3">
          <w:pPr>
            <w:pStyle w:val="TOC2"/>
            <w:tabs>
              <w:tab w:val="right" w:leader="dot" w:pos="9360"/>
            </w:tabs>
            <w:rPr>
              <w:rStyle w:val="Hyperlink"/>
            </w:rPr>
            <w:pPrChange w:author="Aakash J John [Litmus7]" w:date="2025-12-23T04:56:56.565Z">
              <w:pPr/>
            </w:pPrChange>
          </w:pPr>
          <w:hyperlink w:anchor="_Toc539939113">
            <w:r w:rsidRPr="4A5D7555" w:rsidR="4A5D7555">
              <w:rPr>
                <w:rStyle w:val="Hyperlink"/>
              </w:rPr>
              <w:t>2.7 Contextual Content Retrieval</w:t>
            </w:r>
            <w:ins w:author="Aakash J John [Litmus7]" w:date="2025-12-23T04:56:56.564Z" w:id="1245737873">
              <w:r>
                <w:tab/>
              </w:r>
            </w:ins>
            <w:r>
              <w:fldChar w:fldCharType="begin"/>
            </w:r>
            <w:r>
              <w:instrText xml:space="preserve">PAGEREF _Toc539939113 \h</w:instrText>
            </w:r>
            <w:r>
              <w:fldChar w:fldCharType="separate"/>
            </w:r>
            <w:r w:rsidRPr="4A5D7555" w:rsidR="4A5D7555">
              <w:rPr>
                <w:rStyle w:val="Hyperlink"/>
              </w:rPr>
              <w:t>6</w:t>
            </w:r>
            <w:r>
              <w:fldChar w:fldCharType="end"/>
            </w:r>
          </w:hyperlink>
        </w:p>
        <w:p w:rsidR="416308F8" w:rsidP="4A5D7555" w:rsidRDefault="000E4127" w14:paraId="3E0C9423" w14:textId="7419721A">
          <w:pPr>
            <w:pStyle w:val="TOC2"/>
            <w:tabs>
              <w:tab w:val="right" w:leader="dot" w:pos="9360"/>
            </w:tabs>
            <w:rPr>
              <w:rStyle w:val="Hyperlink"/>
            </w:rPr>
            <w:pPrChange w:author="Aakash J John [Litmus7]" w:date="2025-12-23T04:56:56.568Z">
              <w:pPr/>
            </w:pPrChange>
          </w:pPr>
          <w:hyperlink w:anchor="_Toc2033853340">
            <w:r w:rsidRPr="4A5D7555" w:rsidR="4A5D7555">
              <w:rPr>
                <w:rStyle w:val="Hyperlink"/>
              </w:rPr>
              <w:t>2.8 Specified Content Delivery</w:t>
            </w:r>
            <w:ins w:author="Aakash J John [Litmus7]" w:date="2025-12-23T04:56:56.567Z" w:id="1907534484">
              <w:r>
                <w:tab/>
              </w:r>
            </w:ins>
            <w:r>
              <w:fldChar w:fldCharType="begin"/>
            </w:r>
            <w:r>
              <w:instrText xml:space="preserve">PAGEREF _Toc2033853340 \h</w:instrText>
            </w:r>
            <w:r>
              <w:fldChar w:fldCharType="separate"/>
            </w:r>
            <w:r w:rsidRPr="4A5D7555" w:rsidR="4A5D7555">
              <w:rPr>
                <w:rStyle w:val="Hyperlink"/>
              </w:rPr>
              <w:t>6</w:t>
            </w:r>
            <w:r>
              <w:fldChar w:fldCharType="end"/>
            </w:r>
          </w:hyperlink>
        </w:p>
        <w:p w:rsidR="416308F8" w:rsidP="4A5D7555" w:rsidRDefault="000E4127" w14:paraId="1A0C1FBE" w14:textId="00AF260B">
          <w:pPr>
            <w:pStyle w:val="TOC2"/>
            <w:tabs>
              <w:tab w:val="right" w:leader="dot" w:pos="9360"/>
            </w:tabs>
            <w:rPr>
              <w:rStyle w:val="Hyperlink"/>
            </w:rPr>
            <w:pPrChange w:author="Aakash J John [Litmus7]" w:date="2025-12-23T04:56:56.571Z">
              <w:pPr/>
            </w:pPrChange>
          </w:pPr>
          <w:hyperlink w:anchor="_Toc2111683559">
            <w:r w:rsidRPr="4A5D7555" w:rsidR="4A5D7555">
              <w:rPr>
                <w:rStyle w:val="Hyperlink"/>
              </w:rPr>
              <w:t>2.9 AI-Assisted Documentation Generation</w:t>
            </w:r>
            <w:ins w:author="Aakash J John [Litmus7]" w:date="2025-12-23T04:56:56.571Z" w:id="1887849787">
              <w:r>
                <w:tab/>
              </w:r>
            </w:ins>
            <w:r>
              <w:fldChar w:fldCharType="begin"/>
            </w:r>
            <w:r>
              <w:instrText xml:space="preserve">PAGEREF _Toc2111683559 \h</w:instrText>
            </w:r>
            <w:r>
              <w:fldChar w:fldCharType="separate"/>
            </w:r>
            <w:r w:rsidRPr="4A5D7555" w:rsidR="4A5D7555">
              <w:rPr>
                <w:rStyle w:val="Hyperlink"/>
              </w:rPr>
              <w:t>7</w:t>
            </w:r>
            <w:r>
              <w:fldChar w:fldCharType="end"/>
            </w:r>
          </w:hyperlink>
        </w:p>
        <w:p w:rsidR="416308F8" w:rsidP="4A5D7555" w:rsidRDefault="000E4127" w14:paraId="187500C4" w14:textId="26B2D5BF">
          <w:pPr>
            <w:pStyle w:val="TOC2"/>
            <w:tabs>
              <w:tab w:val="right" w:leader="dot" w:pos="9360"/>
            </w:tabs>
            <w:rPr>
              <w:rStyle w:val="Hyperlink"/>
            </w:rPr>
            <w:pPrChange w:author="Aakash J John [Litmus7]" w:date="2025-12-23T04:56:56.574Z">
              <w:pPr/>
            </w:pPrChange>
          </w:pPr>
          <w:hyperlink w:anchor="_Toc1369212054">
            <w:r w:rsidRPr="4A5D7555" w:rsidR="4A5D7555">
              <w:rPr>
                <w:rStyle w:val="Hyperlink"/>
              </w:rPr>
              <w:t>2.10 Audit Logs</w:t>
            </w:r>
            <w:ins w:author="Aakash J John [Litmus7]" w:date="2025-12-23T04:56:56.574Z" w:id="1972630384">
              <w:r>
                <w:tab/>
              </w:r>
            </w:ins>
            <w:r>
              <w:fldChar w:fldCharType="begin"/>
            </w:r>
            <w:r>
              <w:instrText xml:space="preserve">PAGEREF _Toc1369212054 \h</w:instrText>
            </w:r>
            <w:r>
              <w:fldChar w:fldCharType="separate"/>
            </w:r>
            <w:r w:rsidRPr="4A5D7555" w:rsidR="4A5D7555">
              <w:rPr>
                <w:rStyle w:val="Hyperlink"/>
              </w:rPr>
              <w:t>7</w:t>
            </w:r>
            <w:r>
              <w:fldChar w:fldCharType="end"/>
            </w:r>
          </w:hyperlink>
        </w:p>
        <w:p w:rsidR="416308F8" w:rsidP="4A5D7555" w:rsidRDefault="000E4127" w14:paraId="74E57F69" w14:textId="46F87416">
          <w:pPr>
            <w:pStyle w:val="TOC2"/>
            <w:tabs>
              <w:tab w:val="right" w:leader="dot" w:pos="9360"/>
            </w:tabs>
            <w:rPr>
              <w:rStyle w:val="Hyperlink"/>
            </w:rPr>
            <w:pPrChange w:author="Aakash J John [Litmus7]" w:date="2025-12-23T04:56:56.577Z">
              <w:pPr/>
            </w:pPrChange>
          </w:pPr>
          <w:hyperlink w:anchor="_Toc1041874492">
            <w:r w:rsidRPr="4A5D7555" w:rsidR="4A5D7555">
              <w:rPr>
                <w:rStyle w:val="Hyperlink"/>
              </w:rPr>
              <w:t>2.11 Documentation Visibility Control</w:t>
            </w:r>
            <w:ins w:author="Aakash J John [Litmus7]" w:date="2025-12-23T04:56:56.576Z" w:id="659869417">
              <w:r>
                <w:tab/>
              </w:r>
            </w:ins>
            <w:r>
              <w:fldChar w:fldCharType="begin"/>
            </w:r>
            <w:r>
              <w:instrText xml:space="preserve">PAGEREF _Toc1041874492 \h</w:instrText>
            </w:r>
            <w:r>
              <w:fldChar w:fldCharType="separate"/>
            </w:r>
            <w:r w:rsidRPr="4A5D7555" w:rsidR="4A5D7555">
              <w:rPr>
                <w:rStyle w:val="Hyperlink"/>
              </w:rPr>
              <w:t>7</w:t>
            </w:r>
            <w:r>
              <w:fldChar w:fldCharType="end"/>
            </w:r>
          </w:hyperlink>
        </w:p>
        <w:p w:rsidR="416308F8" w:rsidP="4A5D7555" w:rsidRDefault="000E4127" w14:paraId="6E8DF578" w14:textId="6F02E01D">
          <w:pPr>
            <w:pStyle w:val="TOC1"/>
            <w:tabs>
              <w:tab w:val="right" w:leader="dot" w:pos="9360"/>
            </w:tabs>
            <w:rPr>
              <w:rStyle w:val="Hyperlink"/>
            </w:rPr>
            <w:pPrChange w:author="Aakash J John [Litmus7]" w:date="2025-12-23T04:56:56.58Z">
              <w:pPr/>
            </w:pPrChange>
          </w:pPr>
          <w:hyperlink w:anchor="_Toc1097096864">
            <w:r w:rsidRPr="4A5D7555" w:rsidR="4A5D7555">
              <w:rPr>
                <w:rStyle w:val="Hyperlink"/>
              </w:rPr>
              <w:t>3. Nonfunctional Requirements</w:t>
            </w:r>
            <w:ins w:author="Aakash J John [Litmus7]" w:date="2025-12-23T04:56:56.58Z" w:id="1233049578">
              <w:r>
                <w:tab/>
              </w:r>
            </w:ins>
            <w:r>
              <w:fldChar w:fldCharType="begin"/>
            </w:r>
            <w:r>
              <w:instrText xml:space="preserve">PAGEREF _Toc1097096864 \h</w:instrText>
            </w:r>
            <w:r>
              <w:fldChar w:fldCharType="separate"/>
            </w:r>
            <w:r w:rsidRPr="4A5D7555" w:rsidR="4A5D7555">
              <w:rPr>
                <w:rStyle w:val="Hyperlink"/>
              </w:rPr>
              <w:t>8</w:t>
            </w:r>
            <w:r>
              <w:fldChar w:fldCharType="end"/>
            </w:r>
          </w:hyperlink>
        </w:p>
        <w:p w:rsidR="416308F8" w:rsidP="4A5D7555" w:rsidRDefault="000E4127" w14:paraId="365597FC" w14:textId="3DB3CE42">
          <w:pPr>
            <w:pStyle w:val="TOC2"/>
            <w:tabs>
              <w:tab w:val="right" w:leader="dot" w:pos="9360"/>
            </w:tabs>
            <w:rPr>
              <w:rStyle w:val="Hyperlink"/>
            </w:rPr>
            <w:pPrChange w:author="Aakash J John [Litmus7]" w:date="2025-12-23T04:56:56.585Z">
              <w:pPr/>
            </w:pPrChange>
          </w:pPr>
          <w:hyperlink w:anchor="_Toc478570296">
            <w:r w:rsidRPr="4A5D7555" w:rsidR="4A5D7555">
              <w:rPr>
                <w:rStyle w:val="Hyperlink"/>
              </w:rPr>
              <w:t>3.1 Scalability &amp; Performance</w:t>
            </w:r>
            <w:ins w:author="Aakash J John [Litmus7]" w:date="2025-12-23T04:56:56.584Z" w:id="1618057700">
              <w:r>
                <w:tab/>
              </w:r>
            </w:ins>
            <w:r>
              <w:fldChar w:fldCharType="begin"/>
            </w:r>
            <w:r>
              <w:instrText xml:space="preserve">PAGEREF _Toc478570296 \h</w:instrText>
            </w:r>
            <w:r>
              <w:fldChar w:fldCharType="separate"/>
            </w:r>
            <w:r w:rsidRPr="4A5D7555" w:rsidR="4A5D7555">
              <w:rPr>
                <w:rStyle w:val="Hyperlink"/>
              </w:rPr>
              <w:t>8</w:t>
            </w:r>
            <w:r>
              <w:fldChar w:fldCharType="end"/>
            </w:r>
          </w:hyperlink>
        </w:p>
        <w:p w:rsidR="416308F8" w:rsidP="4A5D7555" w:rsidRDefault="000E4127" w14:paraId="3D13845E" w14:textId="173645B5">
          <w:pPr>
            <w:pStyle w:val="TOC2"/>
            <w:tabs>
              <w:tab w:val="right" w:leader="dot" w:pos="9360"/>
            </w:tabs>
            <w:rPr>
              <w:rStyle w:val="Hyperlink"/>
            </w:rPr>
            <w:pPrChange w:author="Aakash J John [Litmus7]" w:date="2025-12-23T04:56:56.588Z">
              <w:pPr/>
            </w:pPrChange>
          </w:pPr>
          <w:hyperlink w:anchor="_Toc1458400257">
            <w:r w:rsidRPr="4A5D7555" w:rsidR="4A5D7555">
              <w:rPr>
                <w:rStyle w:val="Hyperlink"/>
              </w:rPr>
              <w:t>3.2 Maintainability and Modularity</w:t>
            </w:r>
            <w:ins w:author="Aakash J John [Litmus7]" w:date="2025-12-23T04:56:56.587Z" w:id="1181123588">
              <w:r>
                <w:tab/>
              </w:r>
            </w:ins>
            <w:r>
              <w:fldChar w:fldCharType="begin"/>
            </w:r>
            <w:r>
              <w:instrText xml:space="preserve">PAGEREF _Toc1458400257 \h</w:instrText>
            </w:r>
            <w:r>
              <w:fldChar w:fldCharType="separate"/>
            </w:r>
            <w:r w:rsidRPr="4A5D7555" w:rsidR="4A5D7555">
              <w:rPr>
                <w:rStyle w:val="Hyperlink"/>
              </w:rPr>
              <w:t>8</w:t>
            </w:r>
            <w:r>
              <w:fldChar w:fldCharType="end"/>
            </w:r>
          </w:hyperlink>
        </w:p>
        <w:p w:rsidR="416308F8" w:rsidP="4A5D7555" w:rsidRDefault="000E4127" w14:paraId="36FE8161" w14:textId="5A9BDD1C">
          <w:pPr>
            <w:pStyle w:val="TOC1"/>
            <w:tabs>
              <w:tab w:val="right" w:leader="dot" w:pos="9360"/>
            </w:tabs>
            <w:rPr>
              <w:rStyle w:val="Hyperlink"/>
            </w:rPr>
            <w:pPrChange w:author="Aakash J John [Litmus7]" w:date="2025-12-23T04:56:56.592Z">
              <w:pPr/>
            </w:pPrChange>
          </w:pPr>
          <w:hyperlink w:anchor="_Toc1506188875">
            <w:r w:rsidRPr="4A5D7555" w:rsidR="4A5D7555">
              <w:rPr>
                <w:rStyle w:val="Hyperlink"/>
              </w:rPr>
              <w:t>4. Other Requirements</w:t>
            </w:r>
            <w:ins w:author="Aakash J John [Litmus7]" w:date="2025-12-23T04:56:56.591Z" w:id="178649538">
              <w:r>
                <w:tab/>
              </w:r>
            </w:ins>
            <w:r>
              <w:fldChar w:fldCharType="begin"/>
            </w:r>
            <w:r>
              <w:instrText xml:space="preserve">PAGEREF _Toc1506188875 \h</w:instrText>
            </w:r>
            <w:r>
              <w:fldChar w:fldCharType="separate"/>
            </w:r>
            <w:r w:rsidRPr="4A5D7555" w:rsidR="4A5D7555">
              <w:rPr>
                <w:rStyle w:val="Hyperlink"/>
              </w:rPr>
              <w:t>8</w:t>
            </w:r>
            <w:r>
              <w:fldChar w:fldCharType="end"/>
            </w:r>
          </w:hyperlink>
        </w:p>
        <w:p w:rsidR="416308F8" w:rsidP="4A5D7555" w:rsidRDefault="000E4127" w14:paraId="5AD53B75" w14:textId="6A957A2A">
          <w:pPr>
            <w:pStyle w:val="TOC2"/>
            <w:tabs>
              <w:tab w:val="right" w:leader="dot" w:pos="9360"/>
            </w:tabs>
            <w:rPr>
              <w:rStyle w:val="Hyperlink"/>
            </w:rPr>
            <w:pPrChange w:author="Aakash J John [Litmus7]" w:date="2025-12-23T04:56:56.594Z">
              <w:pPr/>
            </w:pPrChange>
          </w:pPr>
          <w:hyperlink w:anchor="_Toc1519220476">
            <w:r w:rsidRPr="4A5D7555" w:rsidR="4A5D7555">
              <w:rPr>
                <w:rStyle w:val="Hyperlink"/>
              </w:rPr>
              <w:t>4.1 Operational Environment</w:t>
            </w:r>
            <w:ins w:author="Aakash J John [Litmus7]" w:date="2025-12-23T04:56:56.593Z" w:id="136331814">
              <w:r>
                <w:tab/>
              </w:r>
            </w:ins>
            <w:r>
              <w:fldChar w:fldCharType="begin"/>
            </w:r>
            <w:r>
              <w:instrText xml:space="preserve">PAGEREF _Toc1519220476 \h</w:instrText>
            </w:r>
            <w:r>
              <w:fldChar w:fldCharType="separate"/>
            </w:r>
            <w:r w:rsidRPr="4A5D7555" w:rsidR="4A5D7555">
              <w:rPr>
                <w:rStyle w:val="Hyperlink"/>
              </w:rPr>
              <w:t>8</w:t>
            </w:r>
            <w:r>
              <w:fldChar w:fldCharType="end"/>
            </w:r>
          </w:hyperlink>
        </w:p>
        <w:p w:rsidR="416308F8" w:rsidP="4A5D7555" w:rsidRDefault="000E4127" w14:paraId="3BFC6DF3" w14:textId="56825656">
          <w:pPr>
            <w:pStyle w:val="TOC1"/>
            <w:tabs>
              <w:tab w:val="right" w:leader="dot" w:pos="9360"/>
            </w:tabs>
            <w:rPr>
              <w:rStyle w:val="Hyperlink"/>
            </w:rPr>
            <w:pPrChange w:author="Aakash J John [Litmus7]" w:date="2025-12-23T04:56:56.597Z">
              <w:pPr/>
            </w:pPrChange>
          </w:pPr>
          <w:hyperlink w:anchor="_Toc93702072">
            <w:r w:rsidRPr="4A5D7555" w:rsidR="4A5D7555">
              <w:rPr>
                <w:rStyle w:val="Hyperlink"/>
              </w:rPr>
              <w:t>5. Future Scope</w:t>
            </w:r>
            <w:ins w:author="Aakash J John [Litmus7]" w:date="2025-12-23T04:56:56.596Z" w:id="477133397">
              <w:r>
                <w:tab/>
              </w:r>
            </w:ins>
            <w:r>
              <w:fldChar w:fldCharType="begin"/>
            </w:r>
            <w:r>
              <w:instrText xml:space="preserve">PAGEREF _Toc93702072 \h</w:instrText>
            </w:r>
            <w:r>
              <w:fldChar w:fldCharType="separate"/>
            </w:r>
            <w:r w:rsidRPr="4A5D7555" w:rsidR="4A5D7555">
              <w:rPr>
                <w:rStyle w:val="Hyperlink"/>
              </w:rPr>
              <w:t>8</w:t>
            </w:r>
            <w:r>
              <w:fldChar w:fldCharType="end"/>
            </w:r>
          </w:hyperlink>
        </w:p>
        <w:p w:rsidR="416308F8" w:rsidP="4A5D7555" w:rsidRDefault="000E4127" w14:paraId="65DEECFE" w14:textId="375A82F8">
          <w:pPr>
            <w:pStyle w:val="TOC2"/>
            <w:tabs>
              <w:tab w:val="right" w:leader="dot" w:pos="9360"/>
            </w:tabs>
            <w:rPr>
              <w:rStyle w:val="Hyperlink"/>
            </w:rPr>
            <w:pPrChange w:author="Aakash J John [Litmus7]" w:date="2025-12-23T04:56:56.6Z">
              <w:pPr/>
            </w:pPrChange>
          </w:pPr>
          <w:hyperlink w:anchor="_Toc2139885546">
            <w:r w:rsidRPr="4A5D7555" w:rsidR="4A5D7555">
              <w:rPr>
                <w:rStyle w:val="Hyperlink"/>
              </w:rPr>
              <w:t>5.1 Web-Based Rich Text Editor UI</w:t>
            </w:r>
            <w:ins w:author="Aakash J John [Litmus7]" w:date="2025-12-23T04:56:56.599Z" w:id="118355725">
              <w:r>
                <w:tab/>
              </w:r>
            </w:ins>
            <w:r>
              <w:fldChar w:fldCharType="begin"/>
            </w:r>
            <w:r>
              <w:instrText xml:space="preserve">PAGEREF _Toc2139885546 \h</w:instrText>
            </w:r>
            <w:r>
              <w:fldChar w:fldCharType="separate"/>
            </w:r>
            <w:r w:rsidRPr="4A5D7555" w:rsidR="4A5D7555">
              <w:rPr>
                <w:rStyle w:val="Hyperlink"/>
              </w:rPr>
              <w:t>9</w:t>
            </w:r>
            <w:r>
              <w:fldChar w:fldCharType="end"/>
            </w:r>
          </w:hyperlink>
        </w:p>
        <w:p w:rsidR="416308F8" w:rsidP="4A5D7555" w:rsidRDefault="000E4127" w14:paraId="6A85B713" w14:textId="2C3A57B5">
          <w:pPr>
            <w:pStyle w:val="TOC2"/>
            <w:tabs>
              <w:tab w:val="right" w:leader="dot" w:pos="9360"/>
            </w:tabs>
            <w:rPr>
              <w:rStyle w:val="Hyperlink"/>
            </w:rPr>
            <w:pPrChange w:author="Aakash J John [Litmus7]" w:date="2025-12-23T04:56:56.603Z">
              <w:pPr/>
            </w:pPrChange>
          </w:pPr>
          <w:hyperlink w:anchor="_Toc1769818211">
            <w:r w:rsidRPr="4A5D7555" w:rsidR="4A5D7555">
              <w:rPr>
                <w:rStyle w:val="Hyperlink"/>
              </w:rPr>
              <w:t>5.2 Caching for Improved Performance</w:t>
            </w:r>
            <w:ins w:author="Aakash J John [Litmus7]" w:date="2025-12-23T04:56:56.602Z" w:id="965751539">
              <w:r>
                <w:tab/>
              </w:r>
            </w:ins>
            <w:r>
              <w:fldChar w:fldCharType="begin"/>
            </w:r>
            <w:r>
              <w:instrText xml:space="preserve">PAGEREF _Toc1769818211 \h</w:instrText>
            </w:r>
            <w:r>
              <w:fldChar w:fldCharType="separate"/>
            </w:r>
            <w:r w:rsidRPr="4A5D7555" w:rsidR="4A5D7555">
              <w:rPr>
                <w:rStyle w:val="Hyperlink"/>
              </w:rPr>
              <w:t>9</w:t>
            </w:r>
            <w:r>
              <w:fldChar w:fldCharType="end"/>
            </w:r>
          </w:hyperlink>
        </w:p>
        <w:p w:rsidR="416308F8" w:rsidP="4A5D7555" w:rsidRDefault="000E4127" w14:paraId="6E1FE9D4" w14:textId="36DB6206">
          <w:pPr>
            <w:pStyle w:val="TOC2"/>
            <w:tabs>
              <w:tab w:val="right" w:leader="dot" w:pos="9360"/>
            </w:tabs>
            <w:rPr>
              <w:rStyle w:val="Hyperlink"/>
            </w:rPr>
            <w:pPrChange w:author="Aakash J John [Litmus7]" w:date="2025-12-23T04:56:56.606Z">
              <w:pPr/>
            </w:pPrChange>
          </w:pPr>
          <w:hyperlink w:anchor="_Toc1929051105">
            <w:r w:rsidRPr="4A5D7555" w:rsidR="4A5D7555">
              <w:rPr>
                <w:rStyle w:val="Hyperlink"/>
              </w:rPr>
              <w:t>5.3 Keyword-Based Content Search</w:t>
            </w:r>
            <w:ins w:author="Aakash J John [Litmus7]" w:date="2025-12-23T04:56:56.605Z" w:id="775105686">
              <w:r>
                <w:tab/>
              </w:r>
            </w:ins>
            <w:r>
              <w:fldChar w:fldCharType="begin"/>
            </w:r>
            <w:r>
              <w:instrText xml:space="preserve">PAGEREF _Toc1929051105 \h</w:instrText>
            </w:r>
            <w:r>
              <w:fldChar w:fldCharType="separate"/>
            </w:r>
            <w:r w:rsidRPr="4A5D7555" w:rsidR="4A5D7555">
              <w:rPr>
                <w:rStyle w:val="Hyperlink"/>
              </w:rPr>
              <w:t>9</w:t>
            </w:r>
            <w:r>
              <w:fldChar w:fldCharType="end"/>
            </w:r>
          </w:hyperlink>
        </w:p>
        <w:p w:rsidR="4A5D7555" w:rsidP="4A5D7555" w:rsidRDefault="4A5D7555" w14:paraId="2FC0138F" w14:textId="10076E40">
          <w:pPr>
            <w:pStyle w:val="TOC2"/>
            <w:tabs>
              <w:tab w:val="right" w:leader="dot" w:pos="9360"/>
            </w:tabs>
            <w:rPr>
              <w:rStyle w:val="Hyperlink"/>
            </w:rPr>
            <w:pPrChange w:author="Aakash J John [Litmus7]" w:date="2025-12-23T04:56:56.61Z">
              <w:pPr/>
            </w:pPrChange>
          </w:pPr>
          <w:hyperlink w:anchor="_Toc386574080">
            <w:r w:rsidRPr="4A5D7555" w:rsidR="4A5D7555">
              <w:rPr>
                <w:rStyle w:val="Hyperlink"/>
              </w:rPr>
              <w:t>5.4 Cloud-Based File Storage</w:t>
            </w:r>
            <w:ins w:author="Aakash J John [Litmus7]" w:date="2025-12-23T04:56:56.609Z" w:id="1377688099">
              <w:r>
                <w:tab/>
              </w:r>
            </w:ins>
            <w:r>
              <w:fldChar w:fldCharType="begin"/>
            </w:r>
            <w:r>
              <w:instrText xml:space="preserve">PAGEREF _Toc386574080 \h</w:instrText>
            </w:r>
            <w:r>
              <w:fldChar w:fldCharType="separate"/>
            </w:r>
            <w:r w:rsidRPr="4A5D7555" w:rsidR="4A5D7555">
              <w:rPr>
                <w:rStyle w:val="Hyperlink"/>
              </w:rPr>
              <w:t>9</w:t>
            </w:r>
            <w:r>
              <w:fldChar w:fldCharType="end"/>
            </w:r>
          </w:hyperlink>
          <w:r>
            <w:fldChar w:fldCharType="end"/>
          </w:r>
        </w:p>
      </w:sdtContent>
    </w:sdt>
    <w:p w:rsidR="5D2A3081" w:rsidP="416308F8" w:rsidRDefault="1A566F86" w14:paraId="7EA0BCEA" w14:textId="1E984511">
      <w:pPr>
        <w:pStyle w:val="Heading1"/>
      </w:pPr>
      <w:bookmarkStart w:name="_Toc752369758" w:id="457901248"/>
      <w:r w:rsidR="6B6B8D67">
        <w:rPr/>
        <w:t>1. Introduction</w:t>
      </w:r>
      <w:bookmarkEnd w:id="457901248"/>
    </w:p>
    <w:p w:rsidR="5D2A3081" w:rsidP="416308F8" w:rsidRDefault="1A566F86" w14:paraId="3A5CF7FF" w14:textId="10499048">
      <w:pPr>
        <w:pStyle w:val="Heading2"/>
      </w:pPr>
      <w:bookmarkStart w:name="_Toc1797957169" w:id="2128122448"/>
      <w:r w:rsidR="6B6B8D67">
        <w:rPr/>
        <w:t>1.1 System Description</w:t>
      </w:r>
      <w:bookmarkEnd w:id="2128122448"/>
    </w:p>
    <w:p w:rsidR="5D2A3081" w:rsidP="416308F8" w:rsidRDefault="5D2A3081" w14:paraId="003AF457" w14:textId="0DDC3703">
      <w:pPr>
        <w:spacing w:before="240" w:after="240"/>
      </w:pPr>
      <w:r w:rsidRPr="416308F8">
        <w:t>Modern software applications require users to understand features, configurations, and workflows while actively using the application. Traditional documentation systems often redirect users to external websites or manuals, which disrupts user experience and reduces productivity. To address this limitation, the Contextual Content Management System (CCMS) is designed as an API-based documentation platform that enables applications to display relevant documentation within the application itself.</w:t>
      </w:r>
    </w:p>
    <w:p w:rsidR="5D2A3081" w:rsidP="416308F8" w:rsidRDefault="1A566F86" w14:paraId="3A6E3825" w14:textId="40E6A6C4">
      <w:pPr>
        <w:pStyle w:val="Heading2"/>
      </w:pPr>
      <w:bookmarkStart w:name="_Toc2104949969" w:id="1202844040"/>
      <w:r w:rsidR="6B6B8D67">
        <w:rPr/>
        <w:t>1.2 System Scope</w:t>
      </w:r>
      <w:bookmarkEnd w:id="1202844040"/>
    </w:p>
    <w:p w:rsidR="5D2A3081" w:rsidP="416308F8" w:rsidRDefault="5D2A3081" w14:paraId="5AF07100" w14:textId="35EEBF66">
      <w:pPr>
        <w:pStyle w:val="ListParagraph"/>
        <w:numPr>
          <w:ilvl w:val="0"/>
          <w:numId w:val="3"/>
        </w:numPr>
        <w:spacing w:before="240" w:after="240"/>
        <w:rPr/>
      </w:pPr>
      <w:r w:rsidR="223BEA1F">
        <w:rPr/>
        <w:t xml:space="preserve">The scope of the Contextual Content Management System includes managing documentation content, associated metadata, and lifecycle states through a centralized platform. </w:t>
      </w:r>
    </w:p>
    <w:p w:rsidR="155B337A" w:rsidP="4A5D7555" w:rsidRDefault="155B337A" w14:paraId="5531AD9A" w14:textId="1645B57C">
      <w:pPr>
        <w:pStyle w:val="ListParagraph"/>
        <w:numPr>
          <w:ilvl w:val="0"/>
          <w:numId w:val="3"/>
        </w:numPr>
        <w:spacing w:before="240" w:after="240"/>
        <w:rPr/>
      </w:pPr>
      <w:r w:rsidR="155B337A">
        <w:rPr/>
        <w:t>The system does not handle end-user authentication or authorization, which is managed by the client app</w:t>
      </w:r>
      <w:r w:rsidR="43076508">
        <w:rPr/>
        <w:t>lication.</w:t>
      </w:r>
    </w:p>
    <w:p w:rsidR="5D2A3081" w:rsidP="416308F8" w:rsidRDefault="5D2A3081" w14:paraId="3F397A8C" w14:textId="5DA762B7">
      <w:pPr>
        <w:pStyle w:val="ListParagraph"/>
        <w:numPr>
          <w:ilvl w:val="0"/>
          <w:numId w:val="3"/>
        </w:numPr>
        <w:spacing w:before="240" w:after="240"/>
      </w:pPr>
      <w:r w:rsidRPr="416308F8">
        <w:t>The system supports creation, modification, review, versioning, and publication of documentation that can be consumed by different client applications through secure API interfaces.</w:t>
      </w:r>
    </w:p>
    <w:p w:rsidR="5D2A3081" w:rsidP="416308F8" w:rsidRDefault="5D2A3081" w14:paraId="69AE38B8" w14:textId="41A85A16">
      <w:pPr>
        <w:pStyle w:val="ListParagraph"/>
        <w:numPr>
          <w:ilvl w:val="0"/>
          <w:numId w:val="3"/>
        </w:numPr>
        <w:spacing w:before="240" w:after="240"/>
      </w:pPr>
      <w:r w:rsidRPr="416308F8">
        <w:t xml:space="preserve">Initially, the system focuses on exposing APIs for documentation retrieval and management, without </w:t>
      </w:r>
      <w:r w:rsidRPr="416308F8" w:rsidR="43DF0FCA">
        <w:t>any UI</w:t>
      </w:r>
      <w:r w:rsidRPr="416308F8">
        <w:t xml:space="preserve">. </w:t>
      </w:r>
    </w:p>
    <w:p w:rsidR="5D2A3081" w:rsidP="416308F8" w:rsidRDefault="5D2A3081" w14:paraId="5631DA91" w14:textId="3E887827">
      <w:pPr>
        <w:pStyle w:val="ListParagraph"/>
        <w:numPr>
          <w:ilvl w:val="0"/>
          <w:numId w:val="3"/>
        </w:numPr>
        <w:spacing w:before="240" w:after="240"/>
      </w:pPr>
      <w:r w:rsidRPr="416308F8">
        <w:t xml:space="preserve">Client applications integrate with the CCMS by supplying valid context identifiers to retrieve relevant documentation in </w:t>
      </w:r>
      <w:r w:rsidRPr="416308F8" w:rsidR="2BDB3E35">
        <w:t>specified</w:t>
      </w:r>
      <w:r w:rsidRPr="416308F8">
        <w:t xml:space="preserve"> formats.</w:t>
      </w:r>
    </w:p>
    <w:p w:rsidR="416308F8" w:rsidP="5E24F2F7" w:rsidRDefault="5D2A3081" w14:paraId="2D83AF0B" w14:textId="76B3775D">
      <w:pPr>
        <w:pStyle w:val="ListParagraph"/>
        <w:numPr>
          <w:ilvl w:val="0"/>
          <w:numId w:val="3"/>
        </w:numPr>
        <w:spacing w:before="240" w:after="240"/>
      </w:pPr>
      <w:r>
        <w:t>The CCMS is designed to support reuse of documentation across multiple application contexts, controlled publishing workflows, audit logging of documentation changes, and structured validation using templates.</w:t>
      </w:r>
    </w:p>
    <w:p w:rsidR="416308F8" w:rsidP="416308F8" w:rsidRDefault="416308F8" w14:paraId="5D11DA6E" w14:textId="7531F5CD">
      <w:pPr>
        <w:pStyle w:val="Heading2"/>
      </w:pPr>
    </w:p>
    <w:p w:rsidR="5D2A3081" w:rsidP="292D65AD" w:rsidRDefault="1A566F86" w14:paraId="7E849EAD" w14:textId="4B0C56A0">
      <w:pPr>
        <w:pStyle w:val="Heading2"/>
        <w:spacing w:before="240" w:after="240"/>
      </w:pPr>
      <w:bookmarkStart w:name="_Toc371849306" w:id="244453054"/>
      <w:r w:rsidR="6B6B8D67">
        <w:rPr/>
        <w:t>1.</w:t>
      </w:r>
      <w:r w:rsidR="00832541">
        <w:rPr/>
        <w:t>3</w:t>
      </w:r>
      <w:r w:rsidR="6B6B8D67">
        <w:rPr/>
        <w:t xml:space="preserve"> Definitions</w:t>
      </w:r>
      <w:r w:rsidR="69A8FF10">
        <w:rPr/>
        <w:t xml:space="preserve"> </w:t>
      </w:r>
      <w:r w:rsidR="743688AF">
        <w:rPr/>
        <w:t>and Acronyms</w:t>
      </w:r>
      <w:bookmarkEnd w:id="244453054"/>
    </w:p>
    <w:p w:rsidR="5D2A3081" w:rsidP="416308F8" w:rsidRDefault="5D2A3081" w14:paraId="14DF059B" w14:textId="3B18CDA8">
      <w:pPr>
        <w:pStyle w:val="ListParagraph"/>
        <w:numPr>
          <w:ilvl w:val="0"/>
          <w:numId w:val="2"/>
        </w:numPr>
        <w:spacing w:before="240" w:after="240"/>
      </w:pPr>
      <w:r w:rsidRPr="416308F8">
        <w:t xml:space="preserve">CCMS </w:t>
      </w:r>
      <w:r w:rsidRPr="416308F8" w:rsidR="54D5DE7B">
        <w:t xml:space="preserve">- </w:t>
      </w:r>
      <w:r w:rsidRPr="416308F8">
        <w:t xml:space="preserve">Contextual Content Management System </w:t>
      </w:r>
    </w:p>
    <w:p w:rsidR="5D2A3081" w:rsidP="416308F8" w:rsidRDefault="5D2A3081" w14:paraId="4636A4B5" w14:textId="02E53C33">
      <w:pPr>
        <w:pStyle w:val="ListParagraph"/>
        <w:numPr>
          <w:ilvl w:val="0"/>
          <w:numId w:val="2"/>
        </w:numPr>
        <w:spacing w:before="240" w:after="240"/>
      </w:pPr>
      <w:r w:rsidRPr="416308F8">
        <w:t>API</w:t>
      </w:r>
      <w:r w:rsidRPr="416308F8" w:rsidR="41F91826">
        <w:t xml:space="preserve"> -</w:t>
      </w:r>
      <w:r w:rsidRPr="416308F8">
        <w:t xml:space="preserve"> Application Programming Interface </w:t>
      </w:r>
    </w:p>
    <w:p w:rsidR="379F23F7" w:rsidP="292D65AD" w:rsidRDefault="670EB147" w14:paraId="028883DB" w14:textId="280EE3DD">
      <w:pPr>
        <w:pStyle w:val="ListParagraph"/>
        <w:numPr>
          <w:ilvl w:val="0"/>
          <w:numId w:val="2"/>
        </w:numPr>
        <w:rPr>
          <w:color w:val="000000" w:themeColor="text1"/>
        </w:rPr>
      </w:pPr>
      <w:r w:rsidRPr="000E4127">
        <w:rPr>
          <w:color w:val="000000" w:themeColor="text1"/>
        </w:rPr>
        <w:t xml:space="preserve">RESTful – </w:t>
      </w:r>
      <w:r w:rsidRPr="292D65AD" w:rsidR="76FD9290">
        <w:rPr>
          <w:color w:val="000000" w:themeColor="text1"/>
        </w:rPr>
        <w:t>Representational</w:t>
      </w:r>
      <w:r w:rsidRPr="292D65AD">
        <w:rPr>
          <w:b/>
          <w:bCs/>
          <w:color w:val="000000" w:themeColor="text1"/>
        </w:rPr>
        <w:t xml:space="preserve"> </w:t>
      </w:r>
      <w:r w:rsidRPr="292D65AD">
        <w:rPr>
          <w:color w:val="000000" w:themeColor="text1"/>
        </w:rPr>
        <w:t>State Transfer</w:t>
      </w:r>
    </w:p>
    <w:p w:rsidR="416308F8" w:rsidP="416308F8" w:rsidRDefault="416308F8" w14:paraId="149FCAE4" w14:textId="3442A8BB">
      <w:pPr>
        <w:rPr>
          <w:color w:val="000000" w:themeColor="text1"/>
        </w:rPr>
      </w:pPr>
    </w:p>
    <w:p w:rsidR="5D2A3081" w:rsidP="416308F8" w:rsidRDefault="1A566F86" w14:paraId="7190C639" w14:textId="06AAF8BF">
      <w:pPr>
        <w:pStyle w:val="Heading2"/>
      </w:pPr>
      <w:bookmarkStart w:name="_Toc2011771614" w:id="1294209385"/>
      <w:r w:rsidR="6B6B8D67">
        <w:rPr/>
        <w:t>1.</w:t>
      </w:r>
      <w:r w:rsidR="129C78D0">
        <w:rPr/>
        <w:t>4</w:t>
      </w:r>
      <w:r w:rsidR="6B6B8D67">
        <w:rPr/>
        <w:t xml:space="preserve"> Assumptions and Dependencies</w:t>
      </w:r>
      <w:bookmarkEnd w:id="1294209385"/>
    </w:p>
    <w:p w:rsidR="39C5C37C" w:rsidP="416308F8" w:rsidRDefault="39C5C37C" w14:paraId="7DF20AAF" w14:textId="61D1FEE7">
      <w:pPr>
        <w:pStyle w:val="ListParagraph"/>
        <w:numPr>
          <w:ilvl w:val="0"/>
          <w:numId w:val="1"/>
        </w:numPr>
        <w:spacing w:before="240" w:after="240"/>
      </w:pPr>
      <w:r w:rsidRPr="416308F8">
        <w:t>The</w:t>
      </w:r>
      <w:r w:rsidRPr="416308F8" w:rsidR="5D2A3081">
        <w:t xml:space="preserve"> client applications are capable of invoking REST-based APIs and supplying valid context identifiers to retrieve documentation. </w:t>
      </w:r>
    </w:p>
    <w:p w:rsidR="1DC87767" w:rsidP="416308F8" w:rsidRDefault="1DC87767" w14:paraId="48DB24D5" w14:textId="0D5E0F71">
      <w:pPr>
        <w:pStyle w:val="ListParagraph"/>
        <w:numPr>
          <w:ilvl w:val="0"/>
          <w:numId w:val="1"/>
        </w:numPr>
        <w:spacing w:before="240" w:after="240"/>
        <w:rPr>
          <w:color w:val="000000" w:themeColor="text1"/>
        </w:rPr>
      </w:pPr>
      <w:r w:rsidRPr="4A5D7555" w:rsidR="75901D71">
        <w:rPr>
          <w:color w:val="000000" w:themeColor="text1" w:themeTint="FF" w:themeShade="FF"/>
        </w:rPr>
        <w:t xml:space="preserve"> </w:t>
      </w:r>
      <w:r w:rsidR="4CF5C533">
        <w:rPr/>
        <w:t>The client</w:t>
      </w:r>
      <w:r w:rsidR="4CF5C533">
        <w:rPr/>
        <w:t xml:space="preserve"> applications</w:t>
      </w:r>
      <w:r w:rsidRPr="4A5D7555" w:rsidR="6738359E">
        <w:rPr>
          <w:color w:val="000000" w:themeColor="text1" w:themeTint="FF" w:themeShade="FF"/>
        </w:rPr>
        <w:t xml:space="preserve"> </w:t>
      </w:r>
      <w:r w:rsidRPr="4A5D7555" w:rsidR="0C38FE51">
        <w:rPr>
          <w:color w:val="000000" w:themeColor="text1" w:themeTint="FF" w:themeShade="FF"/>
        </w:rPr>
        <w:t>have</w:t>
      </w:r>
      <w:r w:rsidRPr="4A5D7555" w:rsidR="75901D71">
        <w:rPr>
          <w:color w:val="000000" w:themeColor="text1" w:themeTint="FF" w:themeShade="FF"/>
        </w:rPr>
        <w:t xml:space="preserve"> a user module to handle </w:t>
      </w:r>
      <w:r w:rsidRPr="4A5D7555" w:rsidR="459E18C4">
        <w:rPr>
          <w:color w:val="000000" w:themeColor="text1" w:themeTint="FF" w:themeShade="FF"/>
        </w:rPr>
        <w:t>authentication</w:t>
      </w:r>
      <w:r w:rsidRPr="4A5D7555" w:rsidR="75901D71">
        <w:rPr>
          <w:color w:val="000000" w:themeColor="text1" w:themeTint="FF" w:themeShade="FF"/>
        </w:rPr>
        <w:t xml:space="preserve"> and</w:t>
      </w:r>
      <w:r w:rsidRPr="4A5D7555" w:rsidR="75901D71">
        <w:rPr>
          <w:color w:val="000000" w:themeColor="text1" w:themeTint="FF" w:themeShade="FF"/>
        </w:rPr>
        <w:t xml:space="preserve"> authorization of users.</w:t>
      </w:r>
    </w:p>
    <w:p w:rsidR="5D2A3081" w:rsidP="31328BEC" w:rsidRDefault="6B29DBA0" w14:paraId="6EA54FDD" w14:textId="03D43716">
      <w:pPr>
        <w:pStyle w:val="ListParagraph"/>
        <w:numPr>
          <w:ilvl w:val="0"/>
          <w:numId w:val="1"/>
        </w:numPr>
        <w:spacing w:before="240" w:after="240"/>
        <w:rPr>
          <w:rFonts w:ascii="Aptos" w:hAnsi="Aptos" w:eastAsia="Aptos" w:cs="Aptos"/>
        </w:rPr>
      </w:pPr>
      <w:r w:rsidRPr="5E24F2F7">
        <w:rPr>
          <w:color w:val="000000" w:themeColor="text1"/>
        </w:rPr>
        <w:t xml:space="preserve"> </w:t>
      </w:r>
      <w:r w:rsidR="06224477">
        <w:t xml:space="preserve">The client applications </w:t>
      </w:r>
      <w:r w:rsidRPr="5E24F2F7">
        <w:rPr>
          <w:color w:val="000000" w:themeColor="text1"/>
        </w:rPr>
        <w:t xml:space="preserve">will handle role-based access to endpoints. </w:t>
      </w:r>
      <w:r>
        <w:t xml:space="preserve"> </w:t>
      </w:r>
    </w:p>
    <w:p w:rsidR="416308F8" w:rsidP="416308F8" w:rsidRDefault="416308F8" w14:paraId="2B817D1D" w14:textId="20CC1613"/>
    <w:p w:rsidR="416308F8" w:rsidP="4A5D7555" w:rsidRDefault="7FD5594E" w14:paraId="39A00370" w14:textId="5ED79ACC">
      <w:pPr>
        <w:pStyle w:val="Heading1"/>
        <w:spacing w:after="0" w:afterAutospacing="on"/>
        <w:rPr>
          <w:rFonts w:ascii="Aptos" w:hAnsi="Aptos" w:eastAsia="Aptos" w:cs="Aptos"/>
        </w:rPr>
      </w:pPr>
      <w:bookmarkStart w:name="_Toc1404761555" w:id="1453438864"/>
      <w:r w:rsidR="60A02AC8">
        <w:rPr/>
        <w:t>2. Functional Requirements</w:t>
      </w:r>
      <w:bookmarkEnd w:id="1453438864"/>
    </w:p>
    <w:p w:rsidR="00C53D1A" w:rsidP="416308F8" w:rsidRDefault="7FD5594E" w14:paraId="23FEC8ED" w14:textId="49EC007E">
      <w:pPr>
        <w:pStyle w:val="Heading2"/>
        <w:rPr>
          <w:rFonts w:ascii="Aptos" w:hAnsi="Aptos" w:eastAsia="Aptos" w:cs="Aptos"/>
          <w:sz w:val="28"/>
          <w:szCs w:val="28"/>
        </w:rPr>
      </w:pPr>
      <w:bookmarkStart w:name="_Toc1916729326" w:id="1278143697"/>
      <w:r w:rsidR="60A02AC8">
        <w:rPr/>
        <w:t>2.</w:t>
      </w:r>
      <w:r w:rsidR="3F4E43CE">
        <w:rPr/>
        <w:t>1</w:t>
      </w:r>
      <w:r w:rsidR="60A02AC8">
        <w:rPr/>
        <w:t xml:space="preserve"> Template Management</w:t>
      </w:r>
      <w:bookmarkEnd w:id="1278143697"/>
    </w:p>
    <w:p w:rsidR="20AAA2AB" w:rsidP="4A5D7555" w:rsidRDefault="4DAE6B48" w14:paraId="07AA12D5" w14:textId="7A315DF1">
      <w:pPr>
        <w:pStyle w:val="Normal"/>
        <w:rPr>
          <w:color w:val="000000" w:themeColor="text1" w:themeTint="FF" w:themeShade="FF"/>
        </w:rPr>
      </w:pPr>
      <w:r w:rsidRPr="4A5D7555" w:rsidR="7009568B">
        <w:rPr>
          <w:rFonts w:ascii="Aptos" w:hAnsi="Aptos" w:eastAsia="Aptos" w:cs="Aptos"/>
        </w:rPr>
        <w:t>Templates can be created, managed, and the predefined template can be used to create documentation</w:t>
      </w:r>
      <w:r w:rsidRPr="4A5D7555" w:rsidR="564AAA1F">
        <w:rPr>
          <w:rFonts w:ascii="Aptos" w:hAnsi="Aptos" w:eastAsia="Aptos" w:cs="Aptos"/>
        </w:rPr>
        <w:t>.</w:t>
      </w:r>
      <w:r w:rsidRPr="4A5D7555" w:rsidR="1099FC8B">
        <w:rPr>
          <w:rFonts w:ascii="Aptos" w:hAnsi="Aptos" w:eastAsia="Aptos" w:cs="Aptos"/>
        </w:rPr>
        <w:t xml:space="preserve"> It must follow the </w:t>
      </w:r>
      <w:r w:rsidRPr="4A5D7555" w:rsidR="1099FC8B">
        <w:rPr>
          <w:color w:val="000000" w:themeColor="text1" w:themeTint="FF" w:themeShade="FF"/>
        </w:rPr>
        <w:t>hierarchical storage (template → sections → subsections</w:t>
      </w:r>
      <w:r w:rsidRPr="4A5D7555" w:rsidR="21889DF4">
        <w:rPr>
          <w:color w:val="000000" w:themeColor="text1" w:themeTint="FF" w:themeShade="FF"/>
        </w:rPr>
        <w:t xml:space="preserve">   → fields</w:t>
      </w:r>
      <w:r w:rsidRPr="4A5D7555" w:rsidR="1099FC8B">
        <w:rPr>
          <w:color w:val="000000" w:themeColor="text1" w:themeTint="FF" w:themeShade="FF"/>
        </w:rPr>
        <w:t>).</w:t>
      </w:r>
    </w:p>
    <w:p w:rsidR="211752A8" w:rsidP="416308F8" w:rsidRDefault="211752A8" w14:paraId="501E9971" w14:textId="5EF2AA95">
      <w:r w:rsidRPr="416308F8">
        <w:rPr>
          <w:rFonts w:ascii="Aptos" w:hAnsi="Aptos" w:eastAsia="Aptos" w:cs="Aptos"/>
        </w:rPr>
        <w:t xml:space="preserve">Acceptance Criteria: </w:t>
      </w:r>
    </w:p>
    <w:p w:rsidR="211752A8" w:rsidP="5E24F2F7" w:rsidRDefault="211752A8" w14:paraId="14D18685" w14:textId="3C96CCED">
      <w:pPr>
        <w:spacing w:beforeAutospacing="1" w:after="0" w:afterAutospacing="1"/>
        <w:rPr>
          <w:rFonts w:ascii="Aptos" w:hAnsi="Aptos" w:eastAsia="Aptos" w:cs="Aptos"/>
        </w:rPr>
      </w:pPr>
    </w:p>
    <w:p w:rsidR="211752A8" w:rsidP="416308F8" w:rsidRDefault="08E87E26" w14:paraId="33D21EA8" w14:textId="255B36DE">
      <w:pPr>
        <w:spacing w:beforeAutospacing="1" w:after="0" w:afterAutospacing="1"/>
      </w:pPr>
      <w:r w:rsidRPr="000E4127">
        <w:rPr>
          <w:rFonts w:ascii="Aptos" w:hAnsi="Aptos" w:eastAsia="Aptos" w:cs="Aptos"/>
        </w:rPr>
        <w:t>1</w:t>
      </w:r>
      <w:r w:rsidRPr="416308F8" w:rsidR="211752A8">
        <w:rPr>
          <w:rFonts w:ascii="Aptos" w:hAnsi="Aptos" w:eastAsia="Aptos" w:cs="Aptos"/>
        </w:rPr>
        <w:t>. Each template must have a unique name or identifier.</w:t>
      </w:r>
    </w:p>
    <w:p w:rsidR="211752A8" w:rsidP="5E24F2F7" w:rsidRDefault="2992FC6F" w14:paraId="016145E2" w14:textId="0E59A22E">
      <w:pPr>
        <w:spacing w:beforeAutospacing="1" w:after="0" w:afterAutospacing="1"/>
      </w:pPr>
      <w:r w:rsidRPr="5E24F2F7">
        <w:rPr>
          <w:rFonts w:ascii="Aptos" w:hAnsi="Aptos" w:eastAsia="Aptos" w:cs="Aptos"/>
        </w:rPr>
        <w:t>2</w:t>
      </w:r>
      <w:r w:rsidRPr="5E24F2F7" w:rsidR="211752A8">
        <w:rPr>
          <w:rFonts w:ascii="Aptos" w:hAnsi="Aptos" w:eastAsia="Aptos" w:cs="Aptos"/>
        </w:rPr>
        <w:t>. Templates may define mandatory and optional sections.</w:t>
      </w:r>
    </w:p>
    <w:p w:rsidR="416308F8" w:rsidP="5E24F2F7" w:rsidRDefault="1E395389" w14:paraId="665671C3" w14:textId="610E0DC8">
      <w:pPr>
        <w:spacing w:beforeAutospacing="1" w:after="0" w:afterAutospacing="1"/>
        <w:rPr>
          <w:ins w:author="Aakash J John [Litmus7]" w:date="2025-12-22T11:18:00Z" w16du:dateUtc="2025-12-22T11:18:41Z" w:id="7"/>
          <w:rFonts w:ascii="Aptos" w:hAnsi="Aptos" w:eastAsia="Aptos" w:cs="Aptos"/>
        </w:rPr>
      </w:pPr>
      <w:r w:rsidRPr="5E24F2F7">
        <w:rPr>
          <w:rFonts w:ascii="Aptos" w:hAnsi="Aptos" w:eastAsia="Aptos" w:cs="Aptos"/>
        </w:rPr>
        <w:t>3. Template can be edited, edited template will have new version details.</w:t>
      </w:r>
    </w:p>
    <w:p w:rsidR="416308F8" w:rsidP="5E24F2F7" w:rsidRDefault="6D0A45BF" w14:paraId="0501EC07" w14:textId="2AB43287">
      <w:pPr>
        <w:spacing w:beforeAutospacing="1" w:after="0" w:afterAutospacing="1"/>
        <w:rPr>
          <w:ins w:author="Aakash J John [Litmus7]" w:date="2025-12-22T11:00:00Z" w16du:dateUtc="2025-12-22T11:00:01Z" w:id="8"/>
          <w:rFonts w:ascii="Aptos" w:hAnsi="Aptos" w:eastAsia="Aptos" w:cs="Aptos"/>
        </w:rPr>
      </w:pPr>
      <w:ins w:author="Aakash J John [Litmus7]" w:date="2025-12-22T11:18:00Z" w:id="9">
        <w:r w:rsidRPr="5E24F2F7">
          <w:rPr>
            <w:rFonts w:ascii="Aptos" w:hAnsi="Aptos" w:eastAsia="Aptos" w:cs="Aptos"/>
          </w:rPr>
          <w:t xml:space="preserve">4. </w:t>
        </w:r>
      </w:ins>
      <w:ins w:author="Aakash J John [Litmus7]" w:date="2025-12-22T11:20:00Z" w:id="10">
        <w:r w:rsidRPr="5E24F2F7" w:rsidR="6D5FB11F">
          <w:rPr>
            <w:rFonts w:ascii="Aptos" w:hAnsi="Aptos" w:eastAsia="Aptos" w:cs="Aptos"/>
          </w:rPr>
          <w:t xml:space="preserve">Template can contain sections, subsections, </w:t>
        </w:r>
      </w:ins>
      <w:ins w:author="Aakash J John [Litmus7]" w:date="2025-12-22T11:22:00Z" w:id="11">
        <w:r w:rsidRPr="5E24F2F7" w:rsidR="2EDA8A9C">
          <w:rPr>
            <w:rFonts w:ascii="Aptos" w:hAnsi="Aptos" w:eastAsia="Aptos" w:cs="Aptos"/>
          </w:rPr>
          <w:t>fields that</w:t>
        </w:r>
      </w:ins>
      <w:ins w:author="Aakash J John [Litmus7]" w:date="2025-12-22T11:21:00Z" w:id="12">
        <w:r w:rsidRPr="5E24F2F7" w:rsidR="2EDA8A9C">
          <w:rPr>
            <w:rFonts w:ascii="Aptos" w:hAnsi="Aptos" w:eastAsia="Aptos" w:cs="Aptos"/>
          </w:rPr>
          <w:t xml:space="preserve"> all </w:t>
        </w:r>
      </w:ins>
      <w:ins w:author="Aakash J John [Litmus7]" w:date="2025-12-22T11:22:00Z" w:id="13">
        <w:r w:rsidRPr="5E24F2F7" w:rsidR="2EDA8A9C">
          <w:rPr>
            <w:rFonts w:ascii="Aptos" w:hAnsi="Aptos" w:eastAsia="Aptos" w:cs="Aptos"/>
          </w:rPr>
          <w:t>have</w:t>
        </w:r>
      </w:ins>
      <w:ins w:author="Aakash J John [Litmus7]" w:date="2025-12-22T11:21:00Z" w:id="14">
        <w:r w:rsidRPr="5E24F2F7" w:rsidR="2EDA8A9C">
          <w:rPr>
            <w:rFonts w:ascii="Aptos" w:hAnsi="Aptos" w:eastAsia="Aptos" w:cs="Aptos"/>
          </w:rPr>
          <w:t xml:space="preserve"> section</w:t>
        </w:r>
      </w:ins>
      <w:ins w:author="Aakash J John [Litmus7]" w:date="2025-12-22T11:22:00Z" w:id="15">
        <w:r w:rsidRPr="5E24F2F7" w:rsidR="2EDA8A9C">
          <w:rPr>
            <w:rFonts w:ascii="Aptos" w:hAnsi="Aptos" w:eastAsia="Aptos" w:cs="Aptos"/>
          </w:rPr>
          <w:t xml:space="preserve"> </w:t>
        </w:r>
      </w:ins>
      <w:ins w:author="Aakash J John [Litmus7]" w:date="2025-12-22T11:21:00Z" w:id="16">
        <w:r w:rsidRPr="5E24F2F7" w:rsidR="2EDA8A9C">
          <w:rPr>
            <w:rFonts w:ascii="Aptos" w:hAnsi="Aptos" w:eastAsia="Aptos" w:cs="Aptos"/>
          </w:rPr>
          <w:t>Ids.</w:t>
        </w:r>
      </w:ins>
    </w:p>
    <w:p w:rsidR="416308F8" w:rsidP="5E24F2F7" w:rsidRDefault="416308F8" w14:paraId="2B6786EC" w14:textId="25078591">
      <w:pPr>
        <w:spacing w:beforeAutospacing="1" w:after="0" w:afterAutospacing="1"/>
      </w:pPr>
    </w:p>
    <w:p w:rsidR="416308F8" w:rsidP="4A5D7555" w:rsidRDefault="3FF4872F" w14:paraId="44886E50" w14:textId="1BDCADC3">
      <w:pPr>
        <w:pStyle w:val="Heading2"/>
        <w:spacing w:beforeAutospacing="on" w:after="0" w:afterAutospacing="on"/>
      </w:pPr>
      <w:bookmarkStart w:name="_Toc24156543" w:id="325960637"/>
      <w:r w:rsidR="2B2886FA">
        <w:rPr/>
        <w:t>2.</w:t>
      </w:r>
      <w:r w:rsidR="4D9CC794">
        <w:rPr/>
        <w:t>2</w:t>
      </w:r>
      <w:r w:rsidR="2B2886FA">
        <w:rPr/>
        <w:t xml:space="preserve"> Template Validation Rule</w:t>
      </w:r>
      <w:bookmarkEnd w:id="325960637"/>
    </w:p>
    <w:p w:rsidR="416308F8" w:rsidP="4A5D7555" w:rsidRDefault="5CB8CCB5" w14:paraId="0D2B3AC9" w14:textId="41B38059">
      <w:pPr/>
      <w:r w:rsidR="24569ABE">
        <w:rPr/>
        <w:t xml:space="preserve">Template validation rules </w:t>
      </w:r>
      <w:r w:rsidR="161BB53B">
        <w:rPr/>
        <w:t>shall be enforced during content publishing, and structural validation shall be applied during content editing</w:t>
      </w:r>
      <w:r w:rsidR="24569ABE">
        <w:rPr/>
        <w:t>.</w:t>
      </w:r>
    </w:p>
    <w:p w:rsidR="416308F8" w:rsidP="5E24F2F7" w:rsidRDefault="3FF4872F" w14:paraId="3A1B7333" w14:textId="209AF77C">
      <w:pPr>
        <w:spacing w:beforeAutospacing="1" w:after="0" w:afterAutospacing="1"/>
        <w:rPr>
          <w:rFonts w:ascii="Aptos" w:hAnsi="Aptos" w:eastAsia="Aptos" w:cs="Aptos"/>
        </w:rPr>
      </w:pPr>
      <w:r w:rsidRPr="4A5D7555" w:rsidR="2B2886FA">
        <w:rPr>
          <w:rFonts w:ascii="Aptos" w:hAnsi="Aptos" w:eastAsia="Aptos" w:cs="Aptos"/>
        </w:rPr>
        <w:t>Acceptance Criteria:</w:t>
      </w:r>
    </w:p>
    <w:p w:rsidR="6AEAFC52" w:rsidP="4A5D7555" w:rsidRDefault="6AEAFC52" w14:paraId="30CA3783" w14:textId="0A38ED6D">
      <w:pPr>
        <w:spacing w:beforeAutospacing="on" w:afterAutospacing="on"/>
        <w:rPr>
          <w:ins w:author="Aakash J John [Litmus7]" w:date="2025-12-23T04:52:52.671Z" w16du:dateUtc="2025-12-23T04:52:52.671Z" w:id="1748977896"/>
          <w:rFonts w:ascii="Aptos" w:hAnsi="Aptos" w:eastAsia="Aptos" w:cs="Aptos"/>
        </w:rPr>
      </w:pPr>
      <w:ins w:author="Aakash J John [Litmus7]" w:date="2025-12-23T04:49:55.972Z" w:id="795432243">
        <w:r w:rsidRPr="4A5D7555" w:rsidR="6AEAFC52">
          <w:rPr>
            <w:rFonts w:ascii="Aptos" w:hAnsi="Aptos" w:eastAsia="Aptos" w:cs="Aptos"/>
          </w:rPr>
          <w:t>1. Template shall define the structural schema for documentation</w:t>
        </w:r>
      </w:ins>
      <w:ins w:author="Aakash J John [Litmus7]" w:date="2025-12-23T04:52:51.925Z" w:id="546277457">
        <w:r w:rsidRPr="4A5D7555" w:rsidR="535159FA">
          <w:rPr>
            <w:rFonts w:ascii="Aptos" w:hAnsi="Aptos" w:eastAsia="Aptos" w:cs="Aptos"/>
          </w:rPr>
          <w:t xml:space="preserve">, including permitted section types, hierarchy </w:t>
        </w:r>
        <w:r w:rsidRPr="4A5D7555" w:rsidR="535159FA">
          <w:rPr>
            <w:rFonts w:ascii="Aptos" w:hAnsi="Aptos" w:eastAsia="Aptos" w:cs="Aptos"/>
          </w:rPr>
          <w:t>levels</w:t>
        </w:r>
        <w:r w:rsidRPr="4A5D7555" w:rsidR="535159FA">
          <w:rPr>
            <w:rFonts w:ascii="Aptos" w:hAnsi="Aptos" w:eastAsia="Aptos" w:cs="Aptos"/>
          </w:rPr>
          <w:t xml:space="preserve"> and parent-child relationship</w:t>
        </w:r>
        <w:r w:rsidRPr="4A5D7555" w:rsidR="535159FA">
          <w:rPr>
            <w:rFonts w:ascii="Aptos" w:hAnsi="Aptos" w:eastAsia="Aptos" w:cs="Aptos"/>
          </w:rPr>
          <w:t>.</w:t>
        </w:r>
      </w:ins>
    </w:p>
    <w:p w:rsidR="535159FA" w:rsidP="4A5D7555" w:rsidRDefault="535159FA" w14:paraId="325AA84D" w14:textId="0EE2DF6D">
      <w:pPr>
        <w:spacing w:beforeAutospacing="on" w:afterAutospacing="on"/>
        <w:rPr>
          <w:ins w:author="Aakash J John [Litmus7]" w:date="2025-12-23T04:54:00.52Z" w16du:dateUtc="2025-12-23T04:54:00.52Z" w:id="1075927473"/>
          <w:rFonts w:ascii="Aptos" w:hAnsi="Aptos" w:eastAsia="Aptos" w:cs="Aptos"/>
        </w:rPr>
      </w:pPr>
      <w:ins w:author="Aakash J John [Litmus7]" w:date="2025-12-23T04:52:54.078Z" w:id="967372626">
        <w:r w:rsidRPr="4A5D7555" w:rsidR="535159FA">
          <w:rPr>
            <w:rFonts w:ascii="Aptos" w:hAnsi="Aptos" w:eastAsia="Aptos" w:cs="Aptos"/>
          </w:rPr>
          <w:t>2.</w:t>
        </w:r>
      </w:ins>
      <w:ins w:author="Aakash J John [Litmus7]" w:date="2025-12-23T04:53:55.12Z" w:id="1976730546">
        <w:r w:rsidRPr="4A5D7555" w:rsidR="535159FA">
          <w:rPr>
            <w:rFonts w:ascii="Aptos" w:hAnsi="Aptos" w:eastAsia="Aptos" w:cs="Aptos"/>
          </w:rPr>
          <w:t xml:space="preserve"> The system shall </w:t>
        </w:r>
        <w:r w:rsidRPr="4A5D7555" w:rsidR="535159FA">
          <w:rPr>
            <w:rFonts w:ascii="Aptos" w:hAnsi="Aptos" w:eastAsia="Aptos" w:cs="Aptos"/>
          </w:rPr>
          <w:t>validate</w:t>
        </w:r>
        <w:r w:rsidRPr="4A5D7555" w:rsidR="535159FA">
          <w:rPr>
            <w:rFonts w:ascii="Aptos" w:hAnsi="Aptos" w:eastAsia="Aptos" w:cs="Aptos"/>
          </w:rPr>
          <w:t xml:space="preserve"> the hierarchical structure of a template at the time of template crea</w:t>
        </w:r>
        <w:r w:rsidRPr="4A5D7555" w:rsidR="112AEB6D">
          <w:rPr>
            <w:rFonts w:ascii="Aptos" w:hAnsi="Aptos" w:eastAsia="Aptos" w:cs="Aptos"/>
          </w:rPr>
          <w:t>tion</w:t>
        </w:r>
      </w:ins>
      <w:ins w:author="Aakash J John [Litmus7]" w:date="2025-12-23T04:54:00.231Z" w:id="900539830">
        <w:r w:rsidRPr="4A5D7555" w:rsidR="112AEB6D">
          <w:rPr>
            <w:rFonts w:ascii="Aptos" w:hAnsi="Aptos" w:eastAsia="Aptos" w:cs="Aptos"/>
          </w:rPr>
          <w:t>.</w:t>
        </w:r>
      </w:ins>
    </w:p>
    <w:p w:rsidR="112AEB6D" w:rsidP="4A5D7555" w:rsidRDefault="112AEB6D" w14:paraId="708B73AE" w14:textId="3792E8E4">
      <w:pPr>
        <w:spacing w:beforeAutospacing="on" w:afterAutospacing="on"/>
        <w:rPr>
          <w:ins w:author="Aakash J John [Litmus7]" w:date="2025-12-23T04:23:07.299Z" w16du:dateUtc="2025-12-23T04:23:07.299Z" w:id="74260508"/>
          <w:rFonts w:ascii="Aptos" w:hAnsi="Aptos" w:eastAsia="Aptos" w:cs="Aptos"/>
        </w:rPr>
      </w:pPr>
      <w:ins w:author="Aakash J John [Litmus7]" w:date="2025-12-23T04:54:59.831Z" w:id="214628346">
        <w:r w:rsidRPr="4A5D7555" w:rsidR="112AEB6D">
          <w:rPr>
            <w:rFonts w:ascii="Aptos" w:hAnsi="Aptos" w:eastAsia="Aptos" w:cs="Aptos"/>
          </w:rPr>
          <w:t>3. Multiple sections of same section types</w:t>
        </w:r>
      </w:ins>
      <w:ins w:author="Aakash J John [Litmus7]" w:date="2025-12-23T04:55:37.984Z" w:id="1672617761">
        <w:r w:rsidRPr="4A5D7555" w:rsidR="70513E5E">
          <w:rPr>
            <w:rFonts w:ascii="Aptos" w:hAnsi="Aptos" w:eastAsia="Aptos" w:cs="Aptos"/>
          </w:rPr>
          <w:t xml:space="preserve"> (static identifier)</w:t>
        </w:r>
      </w:ins>
      <w:ins w:author="Aakash J John [Litmus7]" w:date="2025-12-23T04:54:59.831Z" w:id="964305735">
        <w:r w:rsidRPr="4A5D7555" w:rsidR="112AEB6D">
          <w:rPr>
            <w:rFonts w:ascii="Aptos" w:hAnsi="Aptos" w:eastAsia="Aptos" w:cs="Aptos"/>
          </w:rPr>
          <w:t xml:space="preserve"> can be created each have unique section id</w:t>
        </w:r>
      </w:ins>
      <w:ins w:author="Aakash J John [Litmus7]" w:date="2025-12-23T04:55:18.255Z" w:id="155978369">
        <w:r w:rsidRPr="4A5D7555" w:rsidR="112AEB6D">
          <w:rPr>
            <w:rFonts w:ascii="Aptos" w:hAnsi="Aptos" w:eastAsia="Aptos" w:cs="Aptos"/>
          </w:rPr>
          <w:t>entifi</w:t>
        </w:r>
        <w:r w:rsidRPr="4A5D7555" w:rsidR="1A4B78A1">
          <w:rPr>
            <w:rFonts w:ascii="Aptos" w:hAnsi="Aptos" w:eastAsia="Aptos" w:cs="Aptos"/>
          </w:rPr>
          <w:t>ers at the content level (</w:t>
        </w:r>
        <w:r w:rsidRPr="4A5D7555" w:rsidR="141B11AF">
          <w:rPr>
            <w:rFonts w:ascii="Aptos" w:hAnsi="Aptos" w:eastAsia="Aptos" w:cs="Aptos"/>
          </w:rPr>
          <w:t>dynamic</w:t>
        </w:r>
        <w:r w:rsidRPr="4A5D7555" w:rsidR="1A4B78A1">
          <w:rPr>
            <w:rFonts w:ascii="Aptos" w:hAnsi="Aptos" w:eastAsia="Aptos" w:cs="Aptos"/>
          </w:rPr>
          <w:t xml:space="preserve"> identifier).</w:t>
        </w:r>
      </w:ins>
    </w:p>
    <w:p w:rsidR="72C88355" w:rsidP="4A5D7555" w:rsidRDefault="72C88355" w14:paraId="5C12839F" w14:textId="12A154C5">
      <w:pPr>
        <w:pStyle w:val="Heading2"/>
        <w:rPr>
          <w:ins w:author="Aakash J John [Litmus7]" w:date="2025-12-23T04:24:17.334Z" w16du:dateUtc="2025-12-23T04:24:17.334Z" w:id="972700575"/>
        </w:rPr>
        <w:pPrChange w:author="Aakash J John [Litmus7]" w:date="2025-12-23T04:24:10.008Z">
          <w:pPr>
            <w:spacing w:beforeAutospacing="on" w:afterAutospacing="on"/>
          </w:pPr>
        </w:pPrChange>
      </w:pPr>
      <w:bookmarkStart w:name="_Toc604550252" w:id="929216256"/>
      <w:ins w:author="Aakash J John [Litmus7]" w:date="2025-12-23T04:23:44.744Z" w:id="1346176403">
        <w:r w:rsidRPr="4A5D7555" w:rsidR="72C88355">
          <w:rPr>
            <w:rPrChange w:author="Aakash J John [Litmus7]" w:date="2025-12-23T04:24:10.006Z" w:id="936453440">
              <w:rPr>
                <w:rFonts w:ascii="Aptos" w:hAnsi="Aptos" w:eastAsia="Aptos" w:cs="Aptos"/>
              </w:rPr>
            </w:rPrChange>
          </w:rPr>
          <w:t>2.3 Section and Session Identification Rule</w:t>
        </w:r>
      </w:ins>
      <w:bookmarkEnd w:id="929216256"/>
    </w:p>
    <w:p w:rsidR="4A5D7555" w:rsidP="4A5D7555" w:rsidRDefault="4A5D7555" w14:paraId="18DFEBFC" w14:textId="2DB34F50">
      <w:pPr>
        <w:pStyle w:val="Normal"/>
        <w:rPr>
          <w:ins w:author="Aakash J John [Litmus7]" w:date="2025-12-23T04:24:29.141Z" w16du:dateUtc="2025-12-23T04:24:29.141Z" w:id="1139926248"/>
        </w:rPr>
        <w:pPrChange w:author="Aakash J John [Litmus7]" w:date="2025-12-23T04:24:17.335Z">
          <w:pPr>
            <w:pStyle w:val="Heading2"/>
          </w:pPr>
        </w:pPrChange>
      </w:pPr>
    </w:p>
    <w:p w:rsidR="69B4DA79" w:rsidP="4A5D7555" w:rsidRDefault="69B4DA79" w14:paraId="1DA8BB47" w14:textId="01193F4D">
      <w:pPr>
        <w:pStyle w:val="Normal"/>
        <w:rPr>
          <w:ins w:author="Aakash J John [Litmus7]" w:date="2025-12-23T04:25:37.513Z" w16du:dateUtc="2025-12-23T04:25:37.513Z" w:id="1927316064"/>
        </w:rPr>
      </w:pPr>
      <w:ins w:author="Aakash J John [Litmus7]" w:date="2025-12-23T04:24:59.936Z" w:id="53346335">
        <w:r w:rsidR="69B4DA79">
          <w:t xml:space="preserve">The </w:t>
        </w:r>
      </w:ins>
      <w:ins w:author="Aakash J John [Litmus7]" w:date="2025-12-23T04:28:22.885Z" w:id="1236724495">
        <w:r w:rsidR="1AC1EF9F">
          <w:t>s</w:t>
        </w:r>
      </w:ins>
      <w:ins w:author="Aakash J John [Litmus7]" w:date="2025-12-23T04:24:59.936Z" w:id="177048624">
        <w:r w:rsidR="69B4DA79">
          <w:t>ystem automatically scroll</w:t>
        </w:r>
      </w:ins>
      <w:ins w:author="Aakash J John [Litmus7]" w:date="2025-12-23T04:25:37.279Z" w:id="224295268">
        <w:r w:rsidR="69B4DA79">
          <w:t xml:space="preserve">s to the selected or highlighted section using the section </w:t>
        </w:r>
        <w:r w:rsidR="4F6D3973">
          <w:t>logic.</w:t>
        </w:r>
      </w:ins>
    </w:p>
    <w:p w:rsidR="4F6D3973" w:rsidP="4A5D7555" w:rsidRDefault="4F6D3973" w14:paraId="3C220BD1" w14:textId="6AAE745E">
      <w:pPr>
        <w:pStyle w:val="Normal"/>
        <w:rPr>
          <w:ins w:author="Aakash J John [Litmus7]" w:date="2025-12-23T04:25:48.577Z" w16du:dateUtc="2025-12-23T04:25:48.577Z" w:id="1592014167"/>
        </w:rPr>
      </w:pPr>
      <w:ins w:author="Aakash J John [Litmus7]" w:date="2025-12-23T04:25:48.267Z" w:id="724341692">
        <w:r w:rsidR="4F6D3973">
          <w:t>Acceptance Criteria:</w:t>
        </w:r>
      </w:ins>
    </w:p>
    <w:p w:rsidR="4A5D7555" w:rsidP="4A5D7555" w:rsidRDefault="4A5D7555" w14:paraId="4AFEFCE6" w14:textId="1B6A9AA6">
      <w:pPr>
        <w:pStyle w:val="Normal"/>
        <w:rPr>
          <w:ins w:author="Aakash J John [Litmus7]" w:date="2025-12-23T04:27:53.702Z" w16du:dateUtc="2025-12-23T04:27:53.702Z" w:id="486613404"/>
        </w:rPr>
      </w:pPr>
      <w:r w:rsidR="4A5D7555">
        <w:rPr/>
        <w:t xml:space="preserve">1. </w:t>
      </w:r>
      <w:ins w:author="Aakash J John [Litmus7]" w:date="2025-12-23T04:26:27.669Z" w:id="82961654">
        <w:r w:rsidR="38960CDA">
          <w:t xml:space="preserve">Each </w:t>
        </w:r>
      </w:ins>
      <w:ins w:author="Aakash J John [Litmus7]" w:date="2025-12-23T04:27:35.417Z" w:id="553454910">
        <w:r w:rsidR="5B1DA629">
          <w:t>section</w:t>
        </w:r>
      </w:ins>
      <w:ins w:author="Aakash J John [Litmus7]" w:date="2025-12-23T04:26:27.669Z" w:id="1144262923">
        <w:r w:rsidR="38960CDA">
          <w:t>, subsection</w:t>
        </w:r>
        <w:r w:rsidR="38960CDA">
          <w:t xml:space="preserve">, or field defined in the </w:t>
        </w:r>
      </w:ins>
      <w:ins w:author="Aakash J John [Litmus7]" w:date="2025-12-23T04:27:30.409Z" w:id="508643062">
        <w:r w:rsidR="3A5AE3C7">
          <w:t>documentation</w:t>
        </w:r>
      </w:ins>
      <w:ins w:author="Aakash J John [Litmus7]" w:date="2025-12-23T04:26:27.669Z" w:id="891866891">
        <w:r w:rsidR="38960CDA">
          <w:t xml:space="preserve"> shall </w:t>
        </w:r>
      </w:ins>
      <w:ins w:author="Aakash J John [Litmus7]" w:date="2025-12-23T04:40:59.327Z" w:id="1622664301">
        <w:r w:rsidR="4FF43663">
          <w:t>be assigned a unique section ide</w:t>
        </w:r>
      </w:ins>
      <w:ins w:author="Aakash J John [Litmus7]" w:date="2025-12-23T04:41:08.715Z" w:id="1737060867">
        <w:r w:rsidR="4FF43663">
          <w:t>ntifier at the content level.</w:t>
        </w:r>
      </w:ins>
    </w:p>
    <w:p w:rsidR="79210F53" w:rsidP="4A5D7555" w:rsidRDefault="79210F53" w14:paraId="5ACB8DF4" w14:textId="14ACFE00">
      <w:pPr>
        <w:pStyle w:val="Normal"/>
        <w:rPr>
          <w:ins w:author="Aakash J John [Litmus7]" w:date="2025-12-23T04:41:51.982Z" w16du:dateUtc="2025-12-23T04:41:51.982Z" w:id="808587377"/>
        </w:rPr>
      </w:pPr>
      <w:ins w:author="Aakash J John [Litmus7]" w:date="2025-12-23T04:27:55.226Z" w:id="875425445">
        <w:r w:rsidR="79210F53">
          <w:t xml:space="preserve">2. </w:t>
        </w:r>
      </w:ins>
      <w:ins w:author="Aakash J John [Litmus7]" w:date="2025-12-23T04:41:59.882Z" w:id="399799129">
        <w:r w:rsidR="3CBCF62E">
          <w:t>While creating tem</w:t>
        </w:r>
      </w:ins>
      <w:ins w:author="Aakash J John [Litmus7]" w:date="2025-12-23T04:42:10.418Z" w:id="1288883351">
        <w:r w:rsidR="3CBCF62E">
          <w:t>plate section type will be defined.</w:t>
        </w:r>
      </w:ins>
    </w:p>
    <w:p w:rsidR="6B781CEA" w:rsidP="4A5D7555" w:rsidRDefault="6B781CEA" w14:paraId="24260DEF" w14:textId="6DA97584">
      <w:pPr>
        <w:pStyle w:val="Normal"/>
        <w:rPr>
          <w:ins w:author="Aakash J John [Litmus7]" w:date="2025-12-23T04:44:02.753Z" w16du:dateUtc="2025-12-23T04:44:02.753Z" w:id="962008959"/>
        </w:rPr>
      </w:pPr>
      <w:ins w:author="Aakash J John [Litmus7]" w:date="2025-12-23T04:29:32.833Z" w:id="147029950">
        <w:r w:rsidR="6B781CEA">
          <w:t>3</w:t>
        </w:r>
      </w:ins>
      <w:ins w:author="Aakash J John [Litmus7]" w:date="2025-12-23T04:43:38.646Z" w:id="2028686926">
        <w:r w:rsidR="53CC32CA">
          <w:t>. Section</w:t>
        </w:r>
      </w:ins>
      <w:ins w:author="Aakash J John [Litmus7]" w:date="2025-12-23T04:42:59.93Z" w:id="922562284">
        <w:r w:rsidR="6C595FA9">
          <w:t xml:space="preserve"> identifier shall be associated with section types defined in the template version but s</w:t>
        </w:r>
      </w:ins>
      <w:ins w:author="Aakash J John [Litmus7]" w:date="2025-12-23T04:43:32.109Z" w:id="1844959325">
        <w:r w:rsidR="6C595FA9">
          <w:t xml:space="preserve">hall </w:t>
        </w:r>
        <w:r w:rsidR="6C595FA9">
          <w:t>represent</w:t>
        </w:r>
        <w:r w:rsidR="6C595FA9">
          <w:t xml:space="preserve"> dynamically created section inst</w:t>
        </w:r>
        <w:r w:rsidR="7C4B1885">
          <w:t>ances within the creation.</w:t>
        </w:r>
      </w:ins>
    </w:p>
    <w:p w:rsidR="18932162" w:rsidP="4A5D7555" w:rsidRDefault="18932162" w14:paraId="050657D8" w14:textId="42941AD4">
      <w:pPr>
        <w:pStyle w:val="Normal"/>
      </w:pPr>
      <w:ins w:author="Aakash J John [Litmus7]" w:date="2025-12-23T04:44:55.275Z" w:id="1404875538">
        <w:r w:rsidR="18932162">
          <w:t xml:space="preserve">4. Session identifiers shall </w:t>
        </w:r>
      </w:ins>
      <w:ins w:author="Aakash J John [Litmus7]" w:date="2025-12-23T04:46:39.644Z" w:id="2028251195">
        <w:r w:rsidR="13762315">
          <w:t>refer to</w:t>
        </w:r>
      </w:ins>
      <w:ins w:author="Aakash J John [Litmus7]" w:date="2025-12-23T04:45:59.61Z" w:id="1506312797">
        <w:r w:rsidR="13762315">
          <w:t xml:space="preserve"> context level section ident</w:t>
        </w:r>
      </w:ins>
      <w:ins w:author="Aakash J John [Litmus7]" w:date="2025-12-23T04:46:35.042Z" w:id="2031982064">
        <w:r w:rsidR="13762315">
          <w:t>ifiers to enable auto scrolling.</w:t>
        </w:r>
      </w:ins>
    </w:p>
    <w:p w:rsidR="416308F8" w:rsidP="4A5D7555" w:rsidRDefault="416308F8" w14:paraId="1597EC09" w14:textId="66E11B76">
      <w:pPr>
        <w:spacing w:beforeAutospacing="on" w:after="0" w:afterAutospacing="on"/>
        <w:rPr>
          <w:rFonts w:ascii="Aptos" w:hAnsi="Aptos" w:eastAsia="Aptos" w:cs="Aptos"/>
        </w:rPr>
      </w:pPr>
    </w:p>
    <w:p w:rsidR="416308F8" w:rsidP="5E24F2F7" w:rsidRDefault="416308F8" w14:paraId="7EAB6847" w14:textId="0ABE2D7B">
      <w:pPr>
        <w:spacing w:beforeAutospacing="1" w:after="0" w:afterAutospacing="1"/>
        <w:rPr>
          <w:rFonts w:ascii="Aptos" w:hAnsi="Aptos" w:eastAsia="Aptos" w:cs="Aptos"/>
        </w:rPr>
      </w:pPr>
    </w:p>
    <w:p w:rsidR="00C53D1A" w:rsidP="416308F8" w:rsidRDefault="7FD5594E" w14:paraId="0D3CB0C2" w14:textId="47882709">
      <w:pPr>
        <w:pStyle w:val="Heading2"/>
        <w:rPr>
          <w:rFonts w:ascii="Aptos" w:hAnsi="Aptos" w:eastAsia="Aptos" w:cs="Aptos"/>
          <w:sz w:val="28"/>
          <w:szCs w:val="28"/>
        </w:rPr>
      </w:pPr>
      <w:bookmarkStart w:name="_Toc1906701765" w:id="869266922"/>
      <w:r w:rsidR="60A02AC8">
        <w:rPr/>
        <w:t>2.</w:t>
      </w:r>
      <w:r w:rsidR="6D709007">
        <w:rPr/>
        <w:t>4</w:t>
      </w:r>
      <w:r w:rsidR="60A02AC8">
        <w:rPr/>
        <w:t xml:space="preserve"> Documentation Creation and Editing</w:t>
      </w:r>
      <w:bookmarkEnd w:id="869266922"/>
    </w:p>
    <w:p w:rsidR="19A190D8" w:rsidP="416308F8" w:rsidRDefault="19A190D8" w14:paraId="6D15C1F6" w14:textId="6657170C">
      <w:pPr>
        <w:rPr>
          <w:rFonts w:ascii="Aptos" w:hAnsi="Aptos" w:eastAsia="Aptos" w:cs="Aptos"/>
        </w:rPr>
      </w:pPr>
      <w:r w:rsidRPr="416308F8">
        <w:rPr>
          <w:rFonts w:ascii="Aptos" w:hAnsi="Aptos" w:eastAsia="Aptos" w:cs="Aptos"/>
        </w:rPr>
        <w:t xml:space="preserve">The system shall allow content </w:t>
      </w:r>
      <w:r w:rsidRPr="416308F8" w:rsidR="025DD2B0">
        <w:rPr>
          <w:rFonts w:ascii="Aptos" w:hAnsi="Aptos" w:eastAsia="Aptos" w:cs="Aptos"/>
        </w:rPr>
        <w:t>editors</w:t>
      </w:r>
      <w:r w:rsidRPr="416308F8">
        <w:rPr>
          <w:rFonts w:ascii="Aptos" w:hAnsi="Aptos" w:eastAsia="Aptos" w:cs="Aptos"/>
        </w:rPr>
        <w:t xml:space="preserve"> to create and edit documentation using predefined templates.</w:t>
      </w:r>
    </w:p>
    <w:p w:rsidR="19A190D8" w:rsidP="416308F8" w:rsidRDefault="19A190D8" w14:paraId="4D66A858" w14:textId="498E609E">
      <w:r w:rsidRPr="416308F8">
        <w:rPr>
          <w:rFonts w:ascii="Aptos" w:hAnsi="Aptos" w:eastAsia="Aptos" w:cs="Aptos"/>
        </w:rPr>
        <w:t>Acceptance Criteria:</w:t>
      </w:r>
    </w:p>
    <w:p w:rsidR="19A190D8" w:rsidP="416308F8" w:rsidRDefault="19A190D8" w14:paraId="0CE1CD84" w14:textId="7FF1CDD8">
      <w:pPr>
        <w:spacing w:after="0" w:afterAutospacing="1"/>
      </w:pPr>
      <w:r w:rsidRPr="416308F8">
        <w:rPr>
          <w:rFonts w:ascii="Aptos" w:hAnsi="Aptos" w:eastAsia="Aptos" w:cs="Aptos"/>
        </w:rPr>
        <w:t>1. Documentation must be associated with a valid template.</w:t>
      </w:r>
    </w:p>
    <w:p w:rsidR="19A190D8" w:rsidP="416308F8" w:rsidRDefault="19A190D8" w14:paraId="50D7B127" w14:textId="32F2C1F2">
      <w:pPr>
        <w:spacing w:after="0" w:afterAutospacing="1"/>
      </w:pPr>
      <w:r w:rsidRPr="416308F8">
        <w:rPr>
          <w:rFonts w:ascii="Aptos" w:hAnsi="Aptos" w:eastAsia="Aptos" w:cs="Aptos"/>
        </w:rPr>
        <w:t>2. Documentation can be saved as a draft with incomplete content.</w:t>
      </w:r>
    </w:p>
    <w:p w:rsidR="19A190D8" w:rsidP="4A5D7555" w:rsidRDefault="19A190D8" w14:paraId="2DC4830D" w14:textId="74BAD773">
      <w:pPr>
        <w:spacing w:after="0" w:afterAutospacing="on"/>
      </w:pPr>
      <w:r w:rsidRPr="4A5D7555" w:rsidR="497F6FE6">
        <w:rPr>
          <w:rFonts w:ascii="Aptos" w:hAnsi="Aptos" w:eastAsia="Aptos" w:cs="Aptos"/>
        </w:rPr>
        <w:t>3. Content must follow the structure defined by the selected template.</w:t>
      </w:r>
    </w:p>
    <w:p w:rsidR="416308F8" w:rsidP="4A5D7555" w:rsidRDefault="416308F8" w14:paraId="4B155DA4" w14:textId="587D33DA">
      <w:pPr>
        <w:spacing w:beforeAutospacing="on" w:afterAutospacing="on"/>
        <w:rPr>
          <w:rFonts w:ascii="Aptos" w:hAnsi="Aptos" w:eastAsia="Aptos" w:cs="Aptos"/>
        </w:rPr>
      </w:pPr>
      <w:r w:rsidRPr="4A5D7555" w:rsidR="66D4E74F">
        <w:rPr>
          <w:rFonts w:ascii="Aptos" w:hAnsi="Aptos" w:eastAsia="Aptos" w:cs="Aptos"/>
        </w:rPr>
        <w:t>4. Check whether the template and template version exist.</w:t>
      </w:r>
    </w:p>
    <w:p w:rsidR="416308F8" w:rsidP="4A5D7555" w:rsidRDefault="416308F8" w14:paraId="0F3A30D6" w14:textId="232FF169">
      <w:pPr>
        <w:pStyle w:val="Normal"/>
        <w:spacing w:afterAutospacing="on"/>
        <w:rPr>
          <w:rFonts w:ascii="Aptos" w:hAnsi="Aptos" w:eastAsia="Aptos" w:cs="Aptos"/>
        </w:rPr>
      </w:pPr>
      <w:ins w:author="Aakash J John [Litmus7]" w:date="2025-12-23T04:09:40.032Z" w:id="781131181">
        <w:r w:rsidRPr="4A5D7555" w:rsidR="66D4E74F">
          <w:rPr>
            <w:rFonts w:ascii="Aptos" w:hAnsi="Aptos" w:eastAsia="Aptos" w:cs="Aptos"/>
          </w:rPr>
          <w:t>5. Each documentation shall be bound to the specific template version used during</w:t>
        </w:r>
      </w:ins>
      <w:ins w:author="Aakash J John [Litmus7]" w:date="2025-12-23T04:10:01.974Z" w:id="160887723">
        <w:r w:rsidRPr="4A5D7555" w:rsidR="17CFF03A">
          <w:rPr>
            <w:rFonts w:ascii="Aptos" w:hAnsi="Aptos" w:eastAsia="Aptos" w:cs="Aptos"/>
          </w:rPr>
          <w:t xml:space="preserve"> </w:t>
        </w:r>
      </w:ins>
      <w:ins w:author="Aakash J John [Litmus7]" w:date="2025-12-23T04:09:40.032Z" w:id="1754265059">
        <w:r w:rsidRPr="4A5D7555" w:rsidR="66D4E74F">
          <w:rPr>
            <w:rFonts w:ascii="Aptos" w:hAnsi="Aptos" w:eastAsia="Aptos" w:cs="Aptos"/>
          </w:rPr>
          <w:t>creation.</w:t>
        </w:r>
      </w:ins>
    </w:p>
    <w:p w:rsidR="00C53D1A" w:rsidP="416308F8" w:rsidRDefault="7FD5594E" w14:paraId="2FA110BF" w14:textId="4F435615">
      <w:pPr>
        <w:pStyle w:val="Heading2"/>
        <w:rPr>
          <w:rFonts w:ascii="Aptos" w:hAnsi="Aptos" w:eastAsia="Aptos" w:cs="Aptos"/>
          <w:sz w:val="28"/>
          <w:szCs w:val="28"/>
        </w:rPr>
      </w:pPr>
      <w:bookmarkStart w:name="_Toc2060890481" w:id="1823084619"/>
      <w:r w:rsidR="60A02AC8">
        <w:rPr/>
        <w:t>2.</w:t>
      </w:r>
      <w:r w:rsidR="0A68DC54">
        <w:rPr/>
        <w:t>5</w:t>
      </w:r>
      <w:r w:rsidR="60A02AC8">
        <w:rPr/>
        <w:t xml:space="preserve"> Version Management</w:t>
      </w:r>
      <w:bookmarkEnd w:id="1823084619"/>
      <w:r w:rsidR="60A02AC8">
        <w:rPr/>
        <w:t xml:space="preserve"> </w:t>
      </w:r>
    </w:p>
    <w:p w:rsidR="30FB71B0" w:rsidP="416308F8" w:rsidRDefault="30FB71B0" w14:paraId="635FD9E0" w14:textId="7B6AA378">
      <w:pPr>
        <w:rPr>
          <w:rFonts w:ascii="Aptos" w:hAnsi="Aptos" w:eastAsia="Aptos" w:cs="Aptos"/>
        </w:rPr>
      </w:pPr>
      <w:r w:rsidRPr="416308F8">
        <w:rPr>
          <w:rFonts w:ascii="Aptos" w:hAnsi="Aptos" w:eastAsia="Aptos" w:cs="Aptos"/>
        </w:rPr>
        <w:t>The system maintain</w:t>
      </w:r>
      <w:r w:rsidRPr="416308F8" w:rsidR="7FE6FAD4">
        <w:rPr>
          <w:rFonts w:ascii="Aptos" w:hAnsi="Aptos" w:eastAsia="Aptos" w:cs="Aptos"/>
        </w:rPr>
        <w:t>s</w:t>
      </w:r>
      <w:r w:rsidRPr="416308F8">
        <w:rPr>
          <w:rFonts w:ascii="Aptos" w:hAnsi="Aptos" w:eastAsia="Aptos" w:cs="Aptos"/>
        </w:rPr>
        <w:t xml:space="preserve"> version history for all documentation.</w:t>
      </w:r>
    </w:p>
    <w:p w:rsidR="55E81CDD" w:rsidP="416308F8" w:rsidRDefault="55E81CDD" w14:paraId="006BE4BE" w14:textId="0140B551">
      <w:r w:rsidRPr="416308F8">
        <w:rPr>
          <w:rFonts w:ascii="Aptos" w:hAnsi="Aptos" w:eastAsia="Aptos" w:cs="Aptos"/>
        </w:rPr>
        <w:t>Acceptance Criteria:</w:t>
      </w:r>
    </w:p>
    <w:p w:rsidR="55E81CDD" w:rsidP="416308F8" w:rsidRDefault="55E81CDD" w14:paraId="534E9BDE" w14:textId="2B9D86BB">
      <w:pPr>
        <w:spacing w:after="0" w:afterAutospacing="1"/>
        <w:rPr>
          <w:rFonts w:ascii="Aptos" w:hAnsi="Aptos" w:eastAsia="Aptos" w:cs="Aptos"/>
        </w:rPr>
      </w:pPr>
      <w:r w:rsidRPr="416308F8">
        <w:rPr>
          <w:rFonts w:ascii="Aptos" w:hAnsi="Aptos" w:eastAsia="Aptos" w:cs="Aptos"/>
        </w:rPr>
        <w:t>1. Each documentation published must result in a new version.</w:t>
      </w:r>
    </w:p>
    <w:p w:rsidR="55E81CDD" w:rsidP="416308F8" w:rsidRDefault="55E81CDD" w14:paraId="4D2839E9" w14:textId="58103FE5">
      <w:pPr>
        <w:spacing w:after="0" w:afterAutospacing="1"/>
      </w:pPr>
      <w:r w:rsidRPr="416308F8">
        <w:rPr>
          <w:rFonts w:ascii="Aptos" w:hAnsi="Aptos" w:eastAsia="Aptos" w:cs="Aptos"/>
        </w:rPr>
        <w:t>2. Previous versions must remain accessible for reference.</w:t>
      </w:r>
    </w:p>
    <w:p w:rsidR="55E81CDD" w:rsidP="4A5D7555" w:rsidRDefault="55E81CDD" w14:paraId="2CD5F9D5" w14:textId="09A2D385">
      <w:pPr>
        <w:spacing w:after="0" w:afterAutospacing="on"/>
        <w:rPr>
          <w:rFonts w:ascii="Aptos" w:hAnsi="Aptos" w:eastAsia="Aptos" w:cs="Aptos"/>
        </w:rPr>
      </w:pPr>
      <w:r w:rsidRPr="4A5D7555" w:rsidR="1DB15DE1">
        <w:rPr>
          <w:rFonts w:ascii="Aptos" w:hAnsi="Aptos" w:eastAsia="Aptos" w:cs="Aptos"/>
        </w:rPr>
        <w:t xml:space="preserve">3. </w:t>
      </w:r>
      <w:r w:rsidRPr="4A5D7555" w:rsidR="199B0E35">
        <w:rPr>
          <w:rFonts w:ascii="Aptos" w:hAnsi="Aptos" w:eastAsia="Aptos" w:cs="Aptos"/>
        </w:rPr>
        <w:t xml:space="preserve">Multiple documents </w:t>
      </w:r>
      <w:r w:rsidRPr="4A5D7555" w:rsidR="472BC5AE">
        <w:rPr>
          <w:rFonts w:ascii="Aptos" w:hAnsi="Aptos" w:eastAsia="Aptos" w:cs="Aptos"/>
        </w:rPr>
        <w:t>may</w:t>
      </w:r>
      <w:r w:rsidRPr="4A5D7555" w:rsidR="199B0E35">
        <w:rPr>
          <w:rFonts w:ascii="Aptos" w:hAnsi="Aptos" w:eastAsia="Aptos" w:cs="Aptos"/>
        </w:rPr>
        <w:t xml:space="preserve"> </w:t>
      </w:r>
      <w:r w:rsidRPr="4A5D7555" w:rsidR="4504BA47">
        <w:rPr>
          <w:rFonts w:ascii="Aptos" w:hAnsi="Aptos" w:eastAsia="Aptos" w:cs="Aptos"/>
        </w:rPr>
        <w:t>exist</w:t>
      </w:r>
      <w:r w:rsidRPr="4A5D7555" w:rsidR="4504BA47">
        <w:rPr>
          <w:rFonts w:ascii="Aptos" w:hAnsi="Aptos" w:eastAsia="Aptos" w:cs="Aptos"/>
        </w:rPr>
        <w:t xml:space="preserve"> for a document, but only the latest published version shall be returned to client application.</w:t>
      </w:r>
    </w:p>
    <w:p w:rsidR="55E81CDD" w:rsidP="5E24F2F7" w:rsidRDefault="55E81CDD" w14:paraId="51276C9B" w14:textId="5FC657FB">
      <w:pPr>
        <w:spacing w:after="0" w:afterAutospacing="1"/>
        <w:rPr>
          <w:rFonts w:ascii="Aptos" w:hAnsi="Aptos" w:eastAsia="Aptos" w:cs="Aptos"/>
        </w:rPr>
      </w:pPr>
      <w:r w:rsidRPr="5E24F2F7">
        <w:rPr>
          <w:rFonts w:ascii="Aptos" w:hAnsi="Aptos" w:eastAsia="Aptos" w:cs="Aptos"/>
        </w:rPr>
        <w:t>4. The system must support rollback to a previous version.</w:t>
      </w:r>
    </w:p>
    <w:p w:rsidR="1ADBCE89" w:rsidP="5E24F2F7" w:rsidRDefault="1ADBCE89" w14:paraId="4A950536" w14:textId="3DF3FCA1">
      <w:pPr>
        <w:spacing w:afterAutospacing="1"/>
        <w:rPr>
          <w:rFonts w:ascii="Aptos" w:hAnsi="Aptos" w:eastAsia="Aptos" w:cs="Aptos"/>
        </w:rPr>
      </w:pPr>
      <w:r w:rsidRPr="5E24F2F7">
        <w:rPr>
          <w:rFonts w:ascii="Aptos" w:hAnsi="Aptos" w:eastAsia="Aptos" w:cs="Aptos"/>
        </w:rPr>
        <w:t xml:space="preserve">5. </w:t>
      </w:r>
      <w:r w:rsidRPr="5E24F2F7" w:rsidR="5FBC4DD6">
        <w:rPr>
          <w:rFonts w:ascii="Aptos" w:hAnsi="Aptos" w:eastAsia="Aptos" w:cs="Aptos"/>
        </w:rPr>
        <w:t>Template</w:t>
      </w:r>
      <w:r w:rsidRPr="5E24F2F7">
        <w:rPr>
          <w:rFonts w:ascii="Aptos" w:hAnsi="Aptos" w:eastAsia="Aptos" w:cs="Aptos"/>
        </w:rPr>
        <w:t xml:space="preserve"> shall have </w:t>
      </w:r>
      <w:r w:rsidRPr="5E24F2F7" w:rsidR="67C5F082">
        <w:rPr>
          <w:rFonts w:ascii="Aptos" w:hAnsi="Aptos" w:eastAsia="Aptos" w:cs="Aptos"/>
        </w:rPr>
        <w:t>versioning; every</w:t>
      </w:r>
      <w:r w:rsidRPr="5E24F2F7" w:rsidR="431807CE">
        <w:rPr>
          <w:rFonts w:ascii="Aptos" w:hAnsi="Aptos" w:eastAsia="Aptos" w:cs="Aptos"/>
        </w:rPr>
        <w:t xml:space="preserve"> documentation will have reference to the template version and template</w:t>
      </w:r>
      <w:r w:rsidRPr="5E24F2F7" w:rsidR="24729EE4">
        <w:rPr>
          <w:rFonts w:ascii="Aptos" w:hAnsi="Aptos" w:eastAsia="Aptos" w:cs="Aptos"/>
        </w:rPr>
        <w:t xml:space="preserve"> </w:t>
      </w:r>
      <w:r w:rsidRPr="5E24F2F7" w:rsidR="431807CE">
        <w:rPr>
          <w:rFonts w:ascii="Aptos" w:hAnsi="Aptos" w:eastAsia="Aptos" w:cs="Aptos"/>
        </w:rPr>
        <w:t>Id</w:t>
      </w:r>
      <w:r w:rsidRPr="5E24F2F7" w:rsidR="2E44E2CC">
        <w:rPr>
          <w:rFonts w:ascii="Aptos" w:hAnsi="Aptos" w:eastAsia="Aptos" w:cs="Aptos"/>
        </w:rPr>
        <w:t>.</w:t>
      </w:r>
    </w:p>
    <w:p w:rsidR="416308F8" w:rsidP="416308F8" w:rsidRDefault="416308F8" w14:paraId="4C25C2E9" w14:textId="7917C0B1">
      <w:pPr>
        <w:rPr>
          <w:rFonts w:ascii="Aptos" w:hAnsi="Aptos" w:eastAsia="Aptos" w:cs="Aptos"/>
          <w:sz w:val="28"/>
          <w:szCs w:val="28"/>
        </w:rPr>
      </w:pPr>
    </w:p>
    <w:p w:rsidR="00C53D1A" w:rsidP="416308F8" w:rsidRDefault="7FD5594E" w14:paraId="5C981E49" w14:textId="74427D96">
      <w:pPr>
        <w:pStyle w:val="Heading2"/>
        <w:rPr>
          <w:rFonts w:ascii="Aptos" w:hAnsi="Aptos" w:eastAsia="Aptos" w:cs="Aptos"/>
          <w:sz w:val="28"/>
          <w:szCs w:val="28"/>
        </w:rPr>
      </w:pPr>
      <w:bookmarkStart w:name="_Toc1677488107" w:id="1468933298"/>
      <w:r w:rsidR="60A02AC8">
        <w:rPr/>
        <w:t>2.</w:t>
      </w:r>
      <w:r w:rsidR="59D549E0">
        <w:rPr/>
        <w:t>6</w:t>
      </w:r>
      <w:r w:rsidR="60A02AC8">
        <w:rPr/>
        <w:t xml:space="preserve"> Review and Publishing Content</w:t>
      </w:r>
      <w:bookmarkEnd w:id="1468933298"/>
    </w:p>
    <w:p w:rsidR="34DE2F03" w:rsidP="416308F8" w:rsidRDefault="34DE2F03" w14:paraId="4064D191" w14:textId="0D853850">
      <w:pPr>
        <w:rPr>
          <w:rFonts w:ascii="Aptos" w:hAnsi="Aptos" w:eastAsia="Aptos" w:cs="Aptos"/>
        </w:rPr>
      </w:pPr>
      <w:r w:rsidRPr="416308F8">
        <w:rPr>
          <w:rFonts w:ascii="Aptos" w:hAnsi="Aptos" w:eastAsia="Aptos" w:cs="Aptos"/>
        </w:rPr>
        <w:t xml:space="preserve">The system </w:t>
      </w:r>
      <w:r w:rsidRPr="416308F8" w:rsidR="7BF7690B">
        <w:rPr>
          <w:rFonts w:ascii="Aptos" w:hAnsi="Aptos" w:eastAsia="Aptos" w:cs="Aptos"/>
        </w:rPr>
        <w:t>follows</w:t>
      </w:r>
      <w:r w:rsidRPr="416308F8">
        <w:rPr>
          <w:rFonts w:ascii="Aptos" w:hAnsi="Aptos" w:eastAsia="Aptos" w:cs="Aptos"/>
        </w:rPr>
        <w:t xml:space="preserve"> a controlled workflow for reviewing and publishing documentation.</w:t>
      </w:r>
    </w:p>
    <w:p w:rsidR="22FFEEDA" w:rsidP="416308F8" w:rsidRDefault="22FFEEDA" w14:paraId="78024B09" w14:textId="60AE30E5">
      <w:pPr>
        <w:rPr>
          <w:rFonts w:ascii="Aptos" w:hAnsi="Aptos" w:eastAsia="Aptos" w:cs="Aptos"/>
        </w:rPr>
      </w:pPr>
      <w:r w:rsidRPr="416308F8">
        <w:rPr>
          <w:rFonts w:ascii="Aptos" w:hAnsi="Aptos" w:eastAsia="Aptos" w:cs="Aptos"/>
        </w:rPr>
        <w:t xml:space="preserve">Acceptance Criteria: </w:t>
      </w:r>
    </w:p>
    <w:p w:rsidR="22FFEEDA" w:rsidP="416308F8" w:rsidRDefault="22FFEEDA" w14:paraId="7B1DD5F1" w14:textId="4CDC8A53">
      <w:pPr>
        <w:spacing w:after="0" w:afterAutospacing="1"/>
        <w:rPr>
          <w:rFonts w:ascii="Aptos" w:hAnsi="Aptos" w:eastAsia="Aptos" w:cs="Aptos"/>
        </w:rPr>
      </w:pPr>
      <w:r w:rsidRPr="416308F8">
        <w:rPr>
          <w:rFonts w:ascii="Aptos" w:hAnsi="Aptos" w:eastAsia="Aptos" w:cs="Aptos"/>
        </w:rPr>
        <w:t>1. Documentation must move through states Draft, In Review, Published, and Deprecated.</w:t>
      </w:r>
    </w:p>
    <w:p w:rsidR="22FFEEDA" w:rsidP="4A5D7555" w:rsidRDefault="0B5E3906" w14:paraId="39569D49" w14:textId="0EDE2FEE">
      <w:pPr>
        <w:spacing w:after="0" w:afterAutospacing="on"/>
        <w:rPr>
          <w:rFonts w:ascii="Aptos" w:hAnsi="Aptos" w:eastAsia="Aptos" w:cs="Aptos"/>
        </w:rPr>
      </w:pPr>
      <w:r w:rsidRPr="4A5D7555" w:rsidR="699B2F8B">
        <w:rPr>
          <w:rFonts w:ascii="Aptos" w:hAnsi="Aptos" w:eastAsia="Aptos" w:cs="Aptos"/>
        </w:rPr>
        <w:t>2</w:t>
      </w:r>
      <w:r w:rsidRPr="4A5D7555" w:rsidR="216CAA1D">
        <w:rPr>
          <w:rFonts w:ascii="Aptos" w:hAnsi="Aptos" w:eastAsia="Aptos" w:cs="Aptos"/>
        </w:rPr>
        <w:t xml:space="preserve">. Documentation </w:t>
      </w:r>
      <w:r w:rsidRPr="4A5D7555" w:rsidR="5C3A8283">
        <w:rPr>
          <w:rFonts w:ascii="Aptos" w:hAnsi="Aptos" w:eastAsia="Aptos" w:cs="Aptos"/>
        </w:rPr>
        <w:t>must only</w:t>
      </w:r>
      <w:r w:rsidRPr="4A5D7555" w:rsidR="5ACC47E0">
        <w:rPr>
          <w:rFonts w:ascii="Aptos" w:hAnsi="Aptos" w:eastAsia="Aptos" w:cs="Aptos"/>
        </w:rPr>
        <w:t xml:space="preserve"> </w:t>
      </w:r>
      <w:r w:rsidRPr="4A5D7555" w:rsidR="216CAA1D">
        <w:rPr>
          <w:rFonts w:ascii="Aptos" w:hAnsi="Aptos" w:eastAsia="Aptos" w:cs="Aptos"/>
        </w:rPr>
        <w:t>be published when all required metadata exists</w:t>
      </w:r>
      <w:r w:rsidRPr="4A5D7555" w:rsidR="270FB5CD">
        <w:rPr>
          <w:rFonts w:ascii="Aptos" w:hAnsi="Aptos" w:eastAsia="Aptos" w:cs="Aptos"/>
        </w:rPr>
        <w:t>,</w:t>
      </w:r>
      <w:r w:rsidRPr="4A5D7555" w:rsidR="76568DC8">
        <w:rPr>
          <w:rFonts w:ascii="Aptos" w:hAnsi="Aptos" w:eastAsia="Aptos" w:cs="Aptos"/>
        </w:rPr>
        <w:t xml:space="preserve"> and </w:t>
      </w:r>
      <w:r w:rsidRPr="4A5D7555" w:rsidR="1094BC0E">
        <w:rPr>
          <w:rFonts w:ascii="Aptos" w:hAnsi="Aptos" w:eastAsia="Aptos" w:cs="Aptos"/>
        </w:rPr>
        <w:t xml:space="preserve">    </w:t>
      </w:r>
      <w:r w:rsidRPr="4A5D7555" w:rsidR="76568DC8">
        <w:rPr>
          <w:rFonts w:ascii="Aptos" w:hAnsi="Aptos" w:eastAsia="Aptos" w:cs="Aptos"/>
        </w:rPr>
        <w:t>template rule</w:t>
      </w:r>
      <w:r w:rsidRPr="4A5D7555" w:rsidR="76568DC8">
        <w:rPr>
          <w:rFonts w:ascii="Aptos" w:hAnsi="Aptos" w:eastAsia="Aptos" w:cs="Aptos"/>
        </w:rPr>
        <w:t xml:space="preserve"> is satisfied</w:t>
      </w:r>
      <w:r w:rsidRPr="4A5D7555" w:rsidR="216CAA1D">
        <w:rPr>
          <w:rFonts w:ascii="Aptos" w:hAnsi="Aptos" w:eastAsia="Aptos" w:cs="Aptos"/>
        </w:rPr>
        <w:t>.</w:t>
      </w:r>
    </w:p>
    <w:p w:rsidR="22FFEEDA" w:rsidP="4A5D7555" w:rsidRDefault="43212958" w14:paraId="4AD630D8" w14:textId="0BCE6DDE">
      <w:pPr>
        <w:spacing w:after="0" w:afterAutospacing="on"/>
        <w:rPr>
          <w:rFonts w:ascii="Aptos" w:hAnsi="Aptos" w:eastAsia="Aptos" w:cs="Aptos"/>
        </w:rPr>
      </w:pPr>
      <w:r w:rsidRPr="4A5D7555" w:rsidR="0F4764E7">
        <w:rPr>
          <w:rFonts w:ascii="Aptos" w:hAnsi="Aptos" w:eastAsia="Aptos" w:cs="Aptos"/>
        </w:rPr>
        <w:t>3</w:t>
      </w:r>
      <w:r w:rsidRPr="4A5D7555" w:rsidR="216CAA1D">
        <w:rPr>
          <w:rFonts w:ascii="Aptos" w:hAnsi="Aptos" w:eastAsia="Aptos" w:cs="Aptos"/>
        </w:rPr>
        <w:t xml:space="preserve">. Rejected documentation must </w:t>
      </w:r>
      <w:r w:rsidRPr="4A5D7555" w:rsidR="4B7FDED9">
        <w:rPr>
          <w:rFonts w:ascii="Aptos" w:hAnsi="Aptos" w:eastAsia="Aptos" w:cs="Aptos"/>
        </w:rPr>
        <w:t>be returned</w:t>
      </w:r>
      <w:r w:rsidRPr="4A5D7555" w:rsidR="216CAA1D">
        <w:rPr>
          <w:rFonts w:ascii="Aptos" w:hAnsi="Aptos" w:eastAsia="Aptos" w:cs="Aptos"/>
        </w:rPr>
        <w:t xml:space="preserve"> to the draft state</w:t>
      </w:r>
      <w:r w:rsidRPr="4A5D7555" w:rsidR="0B9DA587">
        <w:rPr>
          <w:rFonts w:ascii="Aptos" w:hAnsi="Aptos" w:eastAsia="Aptos" w:cs="Aptos"/>
        </w:rPr>
        <w:t xml:space="preserve"> or discarded</w:t>
      </w:r>
      <w:r w:rsidRPr="4A5D7555" w:rsidR="1B9E8840">
        <w:rPr>
          <w:rFonts w:ascii="Aptos" w:hAnsi="Aptos" w:eastAsia="Aptos" w:cs="Aptos"/>
        </w:rPr>
        <w:t xml:space="preserve"> based on the </w:t>
      </w:r>
      <w:r w:rsidRPr="4A5D7555" w:rsidR="1B9E8840">
        <w:rPr>
          <w:rFonts w:ascii="Aptos" w:hAnsi="Aptos" w:eastAsia="Aptos" w:cs="Aptos"/>
        </w:rPr>
        <w:t>reviewer's</w:t>
      </w:r>
      <w:r w:rsidRPr="4A5D7555" w:rsidR="1B9E8840">
        <w:rPr>
          <w:rFonts w:ascii="Aptos" w:hAnsi="Aptos" w:eastAsia="Aptos" w:cs="Aptos"/>
        </w:rPr>
        <w:t xml:space="preserve"> action</w:t>
      </w:r>
      <w:r w:rsidRPr="4A5D7555" w:rsidR="5ACC47E0">
        <w:rPr>
          <w:rFonts w:ascii="Aptos" w:hAnsi="Aptos" w:eastAsia="Aptos" w:cs="Aptos"/>
        </w:rPr>
        <w:t>.</w:t>
      </w:r>
    </w:p>
    <w:p w:rsidR="416308F8" w:rsidP="416308F8" w:rsidRDefault="416308F8" w14:paraId="464A1681" w14:textId="4048D6CE">
      <w:pPr>
        <w:spacing w:after="0" w:afterAutospacing="1"/>
        <w:rPr>
          <w:rFonts w:ascii="Aptos" w:hAnsi="Aptos" w:eastAsia="Aptos" w:cs="Aptos"/>
        </w:rPr>
      </w:pPr>
    </w:p>
    <w:p w:rsidR="00C53D1A" w:rsidP="416308F8" w:rsidRDefault="7FD5594E" w14:paraId="301C7F04" w14:textId="48DA4C5E">
      <w:pPr>
        <w:pStyle w:val="Heading2"/>
        <w:rPr>
          <w:rFonts w:ascii="Aptos" w:hAnsi="Aptos" w:eastAsia="Aptos" w:cs="Aptos"/>
          <w:sz w:val="28"/>
          <w:szCs w:val="28"/>
        </w:rPr>
      </w:pPr>
      <w:bookmarkStart w:name="_Toc539939113" w:id="391616706"/>
      <w:r w:rsidR="60A02AC8">
        <w:rPr/>
        <w:t>2.</w:t>
      </w:r>
      <w:r w:rsidR="4E38A487">
        <w:rPr/>
        <w:t>7</w:t>
      </w:r>
      <w:r w:rsidR="60A02AC8">
        <w:rPr/>
        <w:t xml:space="preserve"> </w:t>
      </w:r>
      <w:r w:rsidR="29BF9031">
        <w:rPr/>
        <w:t>Contextual Content Retrieval</w:t>
      </w:r>
      <w:bookmarkEnd w:id="391616706"/>
    </w:p>
    <w:p w:rsidR="728A7C0D" w:rsidP="416308F8" w:rsidRDefault="728A7C0D" w14:paraId="5D1105C8" w14:textId="31E9878B">
      <w:pPr>
        <w:rPr>
          <w:rFonts w:ascii="Aptos" w:hAnsi="Aptos" w:eastAsia="Aptos" w:cs="Aptos"/>
        </w:rPr>
      </w:pPr>
      <w:r w:rsidRPr="416308F8">
        <w:rPr>
          <w:rFonts w:ascii="Aptos" w:hAnsi="Aptos" w:eastAsia="Aptos" w:cs="Aptos"/>
        </w:rPr>
        <w:t xml:space="preserve">The </w:t>
      </w:r>
      <w:r w:rsidRPr="416308F8" w:rsidR="390045F9">
        <w:rPr>
          <w:rFonts w:ascii="Aptos" w:hAnsi="Aptos" w:eastAsia="Aptos" w:cs="Aptos"/>
        </w:rPr>
        <w:t>CCMS</w:t>
      </w:r>
      <w:r w:rsidRPr="416308F8">
        <w:rPr>
          <w:rFonts w:ascii="Aptos" w:hAnsi="Aptos" w:eastAsia="Aptos" w:cs="Aptos"/>
        </w:rPr>
        <w:t xml:space="preserve"> expose APIs that allow client applications to retrieve documentation based on </w:t>
      </w:r>
      <w:r w:rsidRPr="416308F8" w:rsidR="4EE4494D">
        <w:rPr>
          <w:rFonts w:ascii="Aptos" w:hAnsi="Aptos" w:eastAsia="Aptos" w:cs="Aptos"/>
        </w:rPr>
        <w:t>assets</w:t>
      </w:r>
      <w:r w:rsidRPr="416308F8">
        <w:rPr>
          <w:rFonts w:ascii="Aptos" w:hAnsi="Aptos" w:eastAsia="Aptos" w:cs="Aptos"/>
        </w:rPr>
        <w:t>.</w:t>
      </w:r>
    </w:p>
    <w:p w:rsidR="728A7C0D" w:rsidP="416308F8" w:rsidRDefault="728A7C0D" w14:paraId="06DC042B" w14:textId="19CBEFE9">
      <w:pPr>
        <w:rPr>
          <w:rFonts w:ascii="Aptos" w:hAnsi="Aptos" w:eastAsia="Aptos" w:cs="Aptos"/>
        </w:rPr>
      </w:pPr>
      <w:r w:rsidRPr="416308F8">
        <w:rPr>
          <w:rFonts w:ascii="Aptos" w:hAnsi="Aptos" w:eastAsia="Aptos" w:cs="Aptos"/>
        </w:rPr>
        <w:t>Acceptance Criteria:</w:t>
      </w:r>
    </w:p>
    <w:p w:rsidR="728A7C0D" w:rsidP="416308F8" w:rsidRDefault="728A7C0D" w14:paraId="342EA123" w14:textId="551E28E9">
      <w:pPr>
        <w:spacing w:after="0" w:afterAutospacing="1"/>
        <w:rPr>
          <w:rFonts w:ascii="Aptos" w:hAnsi="Aptos" w:eastAsia="Aptos" w:cs="Aptos"/>
        </w:rPr>
      </w:pPr>
      <w:r w:rsidRPr="416308F8">
        <w:rPr>
          <w:rFonts w:ascii="Aptos" w:hAnsi="Aptos" w:eastAsia="Aptos" w:cs="Aptos"/>
        </w:rPr>
        <w:t>1. Applications must request documentation using a valid asset identifier.</w:t>
      </w:r>
    </w:p>
    <w:p w:rsidR="728A7C0D" w:rsidP="416308F8" w:rsidRDefault="728A7C0D" w14:paraId="45C1D9FD" w14:textId="0E12A50A">
      <w:pPr>
        <w:spacing w:after="0" w:afterAutospacing="1"/>
        <w:rPr>
          <w:rFonts w:ascii="Aptos" w:hAnsi="Aptos" w:eastAsia="Aptos" w:cs="Aptos"/>
        </w:rPr>
      </w:pPr>
      <w:r w:rsidRPr="416308F8">
        <w:rPr>
          <w:rFonts w:ascii="Aptos" w:hAnsi="Aptos" w:eastAsia="Aptos" w:cs="Aptos"/>
        </w:rPr>
        <w:t>2. Only published documentation must be returned to client applications.</w:t>
      </w:r>
    </w:p>
    <w:p w:rsidR="728A7C0D" w:rsidP="416308F8" w:rsidRDefault="728A7C0D" w14:paraId="02052FDE" w14:textId="7683C2FD">
      <w:pPr>
        <w:spacing w:after="0" w:afterAutospacing="1"/>
        <w:rPr>
          <w:rFonts w:ascii="Aptos" w:hAnsi="Aptos" w:eastAsia="Aptos" w:cs="Aptos"/>
        </w:rPr>
      </w:pPr>
      <w:r w:rsidRPr="416308F8">
        <w:rPr>
          <w:rFonts w:ascii="Aptos" w:hAnsi="Aptos" w:eastAsia="Aptos" w:cs="Aptos"/>
        </w:rPr>
        <w:t>3. If no documentation exists for the requested context, an appropriate response must be returned.</w:t>
      </w:r>
    </w:p>
    <w:p w:rsidR="416308F8" w:rsidP="416308F8" w:rsidRDefault="416308F8" w14:paraId="4DC342D2" w14:textId="09336AD7">
      <w:pPr>
        <w:spacing w:after="0" w:afterAutospacing="1"/>
        <w:rPr>
          <w:rFonts w:ascii="Aptos" w:hAnsi="Aptos" w:eastAsia="Aptos" w:cs="Aptos"/>
        </w:rPr>
      </w:pPr>
    </w:p>
    <w:p w:rsidR="2433B2C0" w:rsidP="416308F8" w:rsidRDefault="6A61307E" w14:paraId="5426F544" w14:textId="1396423E">
      <w:pPr>
        <w:pStyle w:val="Heading2"/>
        <w:rPr>
          <w:rFonts w:ascii="Aptos" w:hAnsi="Aptos" w:eastAsia="Aptos" w:cs="Aptos"/>
          <w:sz w:val="28"/>
          <w:szCs w:val="28"/>
        </w:rPr>
      </w:pPr>
      <w:bookmarkStart w:name="_Toc2033853340" w:id="2002326066"/>
      <w:r w:rsidR="29BF9031">
        <w:rPr/>
        <w:t>2.</w:t>
      </w:r>
      <w:r w:rsidR="4F401894">
        <w:rPr/>
        <w:t xml:space="preserve">8 </w:t>
      </w:r>
      <w:r w:rsidR="29BF9031">
        <w:rPr/>
        <w:t>Specified Content Delivery</w:t>
      </w:r>
      <w:bookmarkEnd w:id="2002326066"/>
    </w:p>
    <w:p w:rsidR="522068F5" w:rsidP="416308F8" w:rsidRDefault="522068F5" w14:paraId="77DACCE1" w14:textId="485480DB">
      <w:r w:rsidRPr="416308F8">
        <w:rPr>
          <w:rFonts w:ascii="Aptos" w:hAnsi="Aptos" w:eastAsia="Aptos" w:cs="Aptos"/>
        </w:rPr>
        <w:t>Client specified format of the documentation is returned.</w:t>
      </w:r>
    </w:p>
    <w:p w:rsidR="20E8E20F" w:rsidP="416308F8" w:rsidRDefault="20E8E20F" w14:paraId="3C8D0D90" w14:textId="10FD1640">
      <w:pPr>
        <w:rPr>
          <w:rFonts w:ascii="Aptos" w:hAnsi="Aptos" w:eastAsia="Aptos" w:cs="Aptos"/>
        </w:rPr>
      </w:pPr>
      <w:r w:rsidRPr="416308F8">
        <w:rPr>
          <w:rFonts w:ascii="Aptos" w:hAnsi="Aptos" w:eastAsia="Aptos" w:cs="Aptos"/>
        </w:rPr>
        <w:t>Acceptance Criteria:</w:t>
      </w:r>
    </w:p>
    <w:p w:rsidR="20E8E20F" w:rsidP="416308F8" w:rsidRDefault="20E8E20F" w14:paraId="00AAC94C" w14:textId="3A837666">
      <w:pPr>
        <w:spacing w:after="0" w:afterAutospacing="1"/>
        <w:rPr>
          <w:rFonts w:ascii="Aptos" w:hAnsi="Aptos" w:eastAsia="Aptos" w:cs="Aptos"/>
        </w:rPr>
      </w:pPr>
      <w:r w:rsidRPr="416308F8">
        <w:rPr>
          <w:rFonts w:ascii="Aptos" w:hAnsi="Aptos" w:eastAsia="Aptos" w:cs="Aptos"/>
        </w:rPr>
        <w:t>1. Supported formats shall include HTML, JSON, and Markdown.</w:t>
      </w:r>
    </w:p>
    <w:p w:rsidR="20E8E20F" w:rsidP="416308F8" w:rsidRDefault="20E8E20F" w14:paraId="11675767" w14:textId="77A31235">
      <w:pPr>
        <w:spacing w:after="0" w:afterAutospacing="1"/>
        <w:rPr>
          <w:rFonts w:ascii="Aptos" w:hAnsi="Aptos" w:eastAsia="Aptos" w:cs="Aptos"/>
        </w:rPr>
      </w:pPr>
      <w:r w:rsidRPr="416308F8">
        <w:rPr>
          <w:rFonts w:ascii="Aptos" w:hAnsi="Aptos" w:eastAsia="Aptos" w:cs="Aptos"/>
        </w:rPr>
        <w:t xml:space="preserve">2. The client must be able to specify the required </w:t>
      </w:r>
      <w:r w:rsidRPr="416308F8" w:rsidR="6F31D0C9">
        <w:rPr>
          <w:rFonts w:ascii="Aptos" w:hAnsi="Aptos" w:eastAsia="Aptos" w:cs="Aptos"/>
        </w:rPr>
        <w:t>format, or else the default is returned</w:t>
      </w:r>
      <w:r w:rsidRPr="416308F8">
        <w:rPr>
          <w:rFonts w:ascii="Aptos" w:hAnsi="Aptos" w:eastAsia="Aptos" w:cs="Aptos"/>
        </w:rPr>
        <w:t>.</w:t>
      </w:r>
    </w:p>
    <w:p w:rsidR="20E8E20F" w:rsidP="4A5D7555" w:rsidRDefault="20E8E20F" w14:paraId="20E7FD2B" w14:textId="0849B00D">
      <w:pPr>
        <w:spacing w:after="0" w:afterAutospacing="on"/>
        <w:rPr>
          <w:rFonts w:ascii="Aptos" w:hAnsi="Aptos" w:eastAsia="Aptos" w:cs="Aptos"/>
        </w:rPr>
      </w:pPr>
      <w:r w:rsidRPr="4A5D7555" w:rsidR="2BD31928">
        <w:rPr>
          <w:rFonts w:ascii="Aptos" w:hAnsi="Aptos" w:eastAsia="Aptos" w:cs="Aptos"/>
        </w:rPr>
        <w:t>3. The system must return content in the requested format if available.</w:t>
      </w:r>
    </w:p>
    <w:p w:rsidR="39B586EC" w:rsidP="4A5D7555" w:rsidRDefault="39B586EC" w14:paraId="4607ECAC" w14:textId="18C129CD">
      <w:pPr>
        <w:spacing w:afterAutospacing="on"/>
        <w:rPr>
          <w:rFonts w:ascii="Aptos" w:hAnsi="Aptos" w:eastAsia="Aptos" w:cs="Aptos"/>
        </w:rPr>
      </w:pPr>
      <w:r w:rsidRPr="4A5D7555" w:rsidR="39B586EC">
        <w:rPr>
          <w:rFonts w:ascii="Aptos" w:hAnsi="Aptos" w:eastAsia="Aptos" w:cs="Aptos"/>
        </w:rPr>
        <w:t>4. If the requested format is not supported, the system shall return a default format.</w:t>
      </w:r>
    </w:p>
    <w:p w:rsidR="416308F8" w:rsidP="416308F8" w:rsidRDefault="416308F8" w14:paraId="5C758114" w14:textId="63234968">
      <w:pPr>
        <w:rPr>
          <w:rFonts w:ascii="Aptos" w:hAnsi="Aptos" w:eastAsia="Aptos" w:cs="Aptos"/>
          <w:sz w:val="28"/>
          <w:szCs w:val="28"/>
        </w:rPr>
      </w:pPr>
    </w:p>
    <w:p w:rsidR="2433B2C0" w:rsidP="416308F8" w:rsidRDefault="6A61307E" w14:paraId="4077B2CB" w14:textId="0F3FF2B8">
      <w:pPr>
        <w:pStyle w:val="Heading2"/>
        <w:rPr>
          <w:rFonts w:ascii="Aptos" w:hAnsi="Aptos" w:eastAsia="Aptos" w:cs="Aptos"/>
          <w:sz w:val="28"/>
          <w:szCs w:val="28"/>
        </w:rPr>
      </w:pPr>
      <w:bookmarkStart w:name="_Toc2111683559" w:id="1734568668"/>
      <w:r w:rsidR="29BF9031">
        <w:rPr/>
        <w:t>2.</w:t>
      </w:r>
      <w:r w:rsidR="23EA62D1">
        <w:rPr/>
        <w:t>9</w:t>
      </w:r>
      <w:r w:rsidR="29BF9031">
        <w:rPr/>
        <w:t xml:space="preserve"> AI-Assisted Documentation Generation</w:t>
      </w:r>
      <w:bookmarkEnd w:id="1734568668"/>
    </w:p>
    <w:p w:rsidR="3753E251" w:rsidP="416308F8" w:rsidRDefault="3753E251" w14:paraId="46B9AAD8" w14:textId="620842DA">
      <w:pPr>
        <w:rPr>
          <w:rFonts w:ascii="Aptos" w:hAnsi="Aptos" w:eastAsia="Aptos" w:cs="Aptos"/>
        </w:rPr>
      </w:pPr>
      <w:r w:rsidRPr="4A5D7555" w:rsidR="25997A87">
        <w:rPr>
          <w:rFonts w:ascii="Aptos" w:hAnsi="Aptos" w:eastAsia="Aptos" w:cs="Aptos"/>
        </w:rPr>
        <w:t>The system</w:t>
      </w:r>
      <w:r w:rsidRPr="4A5D7555" w:rsidR="01461CCD">
        <w:rPr>
          <w:rFonts w:ascii="Aptos" w:hAnsi="Aptos" w:eastAsia="Aptos" w:cs="Aptos"/>
        </w:rPr>
        <w:t xml:space="preserve"> </w:t>
      </w:r>
      <w:r w:rsidRPr="4A5D7555" w:rsidR="4F028A22">
        <w:rPr>
          <w:rFonts w:ascii="Aptos" w:hAnsi="Aptos" w:eastAsia="Aptos" w:cs="Aptos"/>
        </w:rPr>
        <w:t>can</w:t>
      </w:r>
      <w:r w:rsidRPr="4A5D7555" w:rsidR="01461CCD">
        <w:rPr>
          <w:rFonts w:ascii="Aptos" w:hAnsi="Aptos" w:eastAsia="Aptos" w:cs="Aptos"/>
        </w:rPr>
        <w:t xml:space="preserve"> generate draft documentation using AI from uploaded files or URLs.</w:t>
      </w:r>
    </w:p>
    <w:p w:rsidR="5502EAC6" w:rsidP="416308F8" w:rsidRDefault="5502EAC6" w14:paraId="276689DE" w14:textId="4BB891F6">
      <w:pPr>
        <w:rPr>
          <w:rFonts w:ascii="Aptos" w:hAnsi="Aptos" w:eastAsia="Aptos" w:cs="Aptos"/>
        </w:rPr>
      </w:pPr>
      <w:r w:rsidRPr="416308F8">
        <w:rPr>
          <w:rFonts w:ascii="Aptos" w:hAnsi="Aptos" w:eastAsia="Aptos" w:cs="Aptos"/>
        </w:rPr>
        <w:t>Acceptance Criteria:</w:t>
      </w:r>
    </w:p>
    <w:p w:rsidR="5502EAC6" w:rsidP="416308F8" w:rsidRDefault="5502EAC6" w14:paraId="6A492ED6" w14:textId="63551F64">
      <w:pPr>
        <w:spacing w:after="0" w:afterAutospacing="1"/>
        <w:rPr>
          <w:rFonts w:ascii="Aptos" w:hAnsi="Aptos" w:eastAsia="Aptos" w:cs="Aptos"/>
        </w:rPr>
      </w:pPr>
      <w:r w:rsidRPr="416308F8">
        <w:rPr>
          <w:rFonts w:ascii="Aptos" w:hAnsi="Aptos" w:eastAsia="Aptos" w:cs="Aptos"/>
        </w:rPr>
        <w:t>1. AI-generated documentation must be created only as a draft.</w:t>
      </w:r>
    </w:p>
    <w:p w:rsidR="5502EAC6" w:rsidP="5E24F2F7" w:rsidRDefault="5502EAC6" w14:paraId="16448E1D" w14:textId="3114D394">
      <w:pPr>
        <w:spacing w:after="0" w:afterAutospacing="1"/>
        <w:rPr>
          <w:rFonts w:ascii="Aptos" w:hAnsi="Aptos" w:eastAsia="Aptos" w:cs="Aptos"/>
        </w:rPr>
      </w:pPr>
      <w:r w:rsidRPr="5E24F2F7">
        <w:rPr>
          <w:rFonts w:ascii="Aptos" w:hAnsi="Aptos" w:eastAsia="Aptos" w:cs="Aptos"/>
        </w:rPr>
        <w:t>2. AI-generated content must not be published automatically</w:t>
      </w:r>
      <w:r w:rsidRPr="5E24F2F7" w:rsidR="25B953FC">
        <w:rPr>
          <w:rFonts w:ascii="Aptos" w:hAnsi="Aptos" w:eastAsia="Aptos" w:cs="Aptos"/>
        </w:rPr>
        <w:t>;</w:t>
      </w:r>
      <w:r w:rsidRPr="5E24F2F7" w:rsidR="7465447E">
        <w:rPr>
          <w:rFonts w:ascii="Aptos" w:hAnsi="Aptos" w:eastAsia="Aptos" w:cs="Aptos"/>
        </w:rPr>
        <w:t xml:space="preserve"> it must go through the same workflow as the manually created documentation</w:t>
      </w:r>
      <w:r w:rsidRPr="5E24F2F7" w:rsidR="32DA2F50">
        <w:rPr>
          <w:rFonts w:ascii="Aptos" w:hAnsi="Aptos" w:eastAsia="Aptos" w:cs="Aptos"/>
        </w:rPr>
        <w:t>.</w:t>
      </w:r>
    </w:p>
    <w:p w:rsidR="416308F8" w:rsidP="5E24F2F7" w:rsidRDefault="416308F8" w14:paraId="4058A89C" w14:textId="637D91AE">
      <w:pPr>
        <w:spacing w:afterAutospacing="1"/>
        <w:rPr>
          <w:rFonts w:ascii="Aptos" w:hAnsi="Aptos" w:eastAsia="Aptos" w:cs="Aptos"/>
        </w:rPr>
      </w:pPr>
    </w:p>
    <w:p w:rsidR="2433B2C0" w:rsidP="292D65AD" w:rsidRDefault="6A61307E" w14:paraId="59017C9E" w14:textId="070B5052">
      <w:pPr>
        <w:pStyle w:val="Heading2"/>
      </w:pPr>
      <w:bookmarkStart w:name="_Toc1369212054" w:id="1906061966"/>
      <w:r w:rsidR="29BF9031">
        <w:rPr/>
        <w:t>2.</w:t>
      </w:r>
      <w:r w:rsidR="01E33427">
        <w:rPr/>
        <w:t>10</w:t>
      </w:r>
      <w:r w:rsidR="29BF9031">
        <w:rPr/>
        <w:t xml:space="preserve"> Audit Log</w:t>
      </w:r>
      <w:r w:rsidR="68959B95">
        <w:rPr/>
        <w:t>s</w:t>
      </w:r>
      <w:bookmarkEnd w:id="1906061966"/>
    </w:p>
    <w:p w:rsidR="321FB57D" w:rsidP="416308F8" w:rsidRDefault="321FB57D" w14:paraId="2C1E1ADB" w14:textId="6F5A9CD1">
      <w:pPr>
        <w:rPr>
          <w:rFonts w:ascii="Aptos" w:hAnsi="Aptos" w:eastAsia="Aptos" w:cs="Aptos"/>
        </w:rPr>
      </w:pPr>
      <w:r w:rsidRPr="416308F8">
        <w:rPr>
          <w:rFonts w:ascii="Aptos" w:hAnsi="Aptos" w:eastAsia="Aptos" w:cs="Aptos"/>
        </w:rPr>
        <w:t>The system maintain</w:t>
      </w:r>
      <w:r w:rsidRPr="416308F8" w:rsidR="1F688A56">
        <w:rPr>
          <w:rFonts w:ascii="Aptos" w:hAnsi="Aptos" w:eastAsia="Aptos" w:cs="Aptos"/>
        </w:rPr>
        <w:t>s</w:t>
      </w:r>
      <w:r w:rsidRPr="416308F8">
        <w:rPr>
          <w:rFonts w:ascii="Aptos" w:hAnsi="Aptos" w:eastAsia="Aptos" w:cs="Aptos"/>
        </w:rPr>
        <w:t xml:space="preserve"> </w:t>
      </w:r>
      <w:r w:rsidRPr="416308F8" w:rsidR="4DEA33E6">
        <w:rPr>
          <w:rFonts w:ascii="Aptos" w:hAnsi="Aptos" w:eastAsia="Aptos" w:cs="Aptos"/>
        </w:rPr>
        <w:t>an</w:t>
      </w:r>
      <w:r w:rsidRPr="416308F8">
        <w:rPr>
          <w:rFonts w:ascii="Aptos" w:hAnsi="Aptos" w:eastAsia="Aptos" w:cs="Aptos"/>
        </w:rPr>
        <w:t xml:space="preserve"> audit of documentation-related actions.</w:t>
      </w:r>
    </w:p>
    <w:p w:rsidR="321FB57D" w:rsidP="416308F8" w:rsidRDefault="321FB57D" w14:paraId="404C894E" w14:textId="15799C1C">
      <w:pPr>
        <w:rPr>
          <w:rFonts w:ascii="Aptos" w:hAnsi="Aptos" w:eastAsia="Aptos" w:cs="Aptos"/>
        </w:rPr>
      </w:pPr>
      <w:r w:rsidRPr="416308F8">
        <w:rPr>
          <w:rFonts w:ascii="Aptos" w:hAnsi="Aptos" w:eastAsia="Aptos" w:cs="Aptos"/>
        </w:rPr>
        <w:t>Acceptance Criteria:</w:t>
      </w:r>
    </w:p>
    <w:p w:rsidR="321FB57D" w:rsidP="416308F8" w:rsidRDefault="321FB57D" w14:paraId="09D964B2" w14:textId="34907D51">
      <w:pPr>
        <w:spacing w:after="0" w:afterAutospacing="1"/>
        <w:rPr>
          <w:rFonts w:ascii="Aptos" w:hAnsi="Aptos" w:eastAsia="Aptos" w:cs="Aptos"/>
        </w:rPr>
      </w:pPr>
      <w:r w:rsidRPr="31328BEC">
        <w:rPr>
          <w:rFonts w:ascii="Aptos" w:hAnsi="Aptos" w:eastAsia="Aptos" w:cs="Aptos"/>
        </w:rPr>
        <w:t>1. Actions such as create, edit, publish, rollback, and delete must be recorded.</w:t>
      </w:r>
    </w:p>
    <w:p w:rsidR="321FB57D" w:rsidP="4A5D7555" w:rsidRDefault="7130A74C" w14:paraId="48750E67" w14:textId="6B542FF0">
      <w:pPr>
        <w:spacing w:after="0" w:afterAutospacing="on"/>
        <w:rPr>
          <w:rFonts w:ascii="Aptos" w:hAnsi="Aptos" w:eastAsia="Aptos" w:cs="Aptos"/>
        </w:rPr>
      </w:pPr>
      <w:r w:rsidRPr="4A5D7555" w:rsidR="59AD2482">
        <w:rPr>
          <w:rFonts w:ascii="Aptos" w:hAnsi="Aptos" w:eastAsia="Aptos" w:cs="Aptos"/>
        </w:rPr>
        <w:t xml:space="preserve">2. Audit records </w:t>
      </w:r>
      <w:r w:rsidRPr="4A5D7555" w:rsidR="5C54503B">
        <w:rPr>
          <w:rFonts w:ascii="Aptos" w:hAnsi="Aptos" w:eastAsia="Aptos" w:cs="Aptos"/>
        </w:rPr>
        <w:t>include</w:t>
      </w:r>
      <w:r w:rsidRPr="4A5D7555" w:rsidR="59AD2482">
        <w:rPr>
          <w:rFonts w:ascii="Aptos" w:hAnsi="Aptos" w:eastAsia="Aptos" w:cs="Aptos"/>
        </w:rPr>
        <w:t xml:space="preserve"> the user, action performed, and timestamp.</w:t>
      </w:r>
    </w:p>
    <w:p w:rsidR="321FB57D" w:rsidP="416308F8" w:rsidRDefault="321FB57D" w14:paraId="408476AB" w14:textId="6E5A4EC1">
      <w:pPr>
        <w:spacing w:after="0" w:afterAutospacing="1"/>
        <w:rPr>
          <w:rFonts w:ascii="Aptos" w:hAnsi="Aptos" w:eastAsia="Aptos" w:cs="Aptos"/>
        </w:rPr>
      </w:pPr>
      <w:r w:rsidRPr="416308F8">
        <w:rPr>
          <w:rFonts w:ascii="Aptos" w:hAnsi="Aptos" w:eastAsia="Aptos" w:cs="Aptos"/>
        </w:rPr>
        <w:t>3. Audit logs must not be modifiable.</w:t>
      </w:r>
    </w:p>
    <w:p w:rsidR="416308F8" w:rsidP="416308F8" w:rsidRDefault="416308F8" w14:paraId="02FFFFBD" w14:textId="2AD13B63">
      <w:pPr>
        <w:spacing w:after="0" w:afterAutospacing="1"/>
        <w:rPr>
          <w:rFonts w:ascii="Aptos" w:hAnsi="Aptos" w:eastAsia="Aptos" w:cs="Aptos"/>
        </w:rPr>
      </w:pPr>
    </w:p>
    <w:p w:rsidR="4A52F032" w:rsidP="416308F8" w:rsidRDefault="16F977EF" w14:paraId="33534515" w14:textId="1FDC075C">
      <w:pPr>
        <w:pStyle w:val="Heading2"/>
        <w:rPr>
          <w:rFonts w:ascii="Aptos" w:hAnsi="Aptos" w:eastAsia="Aptos" w:cs="Aptos"/>
          <w:sz w:val="28"/>
          <w:szCs w:val="28"/>
        </w:rPr>
      </w:pPr>
      <w:bookmarkStart w:name="_Toc1041874492" w:id="796024002"/>
      <w:r w:rsidR="7B7154DC">
        <w:rPr/>
        <w:t>2.</w:t>
      </w:r>
      <w:r w:rsidR="188E6407">
        <w:rPr/>
        <w:t>1</w:t>
      </w:r>
      <w:r w:rsidR="275319A8">
        <w:rPr/>
        <w:t>1</w:t>
      </w:r>
      <w:r w:rsidR="7B7154DC">
        <w:rPr/>
        <w:t xml:space="preserve"> Documentation Visibility Control</w:t>
      </w:r>
      <w:bookmarkEnd w:id="796024002"/>
    </w:p>
    <w:p w:rsidR="4A52F032" w:rsidP="416308F8" w:rsidRDefault="4A52F032" w14:paraId="7DA24FC6" w14:textId="1008D866">
      <w:pPr>
        <w:spacing w:before="240" w:after="240"/>
        <w:rPr>
          <w:rFonts w:ascii="Aptos" w:hAnsi="Aptos" w:eastAsia="Aptos" w:cs="Aptos"/>
        </w:rPr>
      </w:pPr>
      <w:r w:rsidRPr="416308F8">
        <w:rPr>
          <w:rFonts w:ascii="Aptos" w:hAnsi="Aptos" w:eastAsia="Aptos" w:cs="Aptos"/>
        </w:rPr>
        <w:t>The system control</w:t>
      </w:r>
      <w:r w:rsidRPr="416308F8" w:rsidR="4F7A5BF9">
        <w:rPr>
          <w:rFonts w:ascii="Aptos" w:hAnsi="Aptos" w:eastAsia="Aptos" w:cs="Aptos"/>
        </w:rPr>
        <w:t>s</w:t>
      </w:r>
      <w:r w:rsidRPr="416308F8">
        <w:rPr>
          <w:rFonts w:ascii="Aptos" w:hAnsi="Aptos" w:eastAsia="Aptos" w:cs="Aptos"/>
        </w:rPr>
        <w:t xml:space="preserve"> the visibility of documentation based on its status.</w:t>
      </w:r>
    </w:p>
    <w:p w:rsidR="249B94B1" w:rsidP="416308F8" w:rsidRDefault="249B94B1" w14:paraId="5D89C8DD" w14:textId="43AB8B55">
      <w:pPr>
        <w:spacing w:before="240" w:after="240"/>
        <w:rPr>
          <w:rFonts w:ascii="Aptos" w:hAnsi="Aptos" w:eastAsia="Aptos" w:cs="Aptos"/>
        </w:rPr>
      </w:pPr>
      <w:r w:rsidRPr="416308F8">
        <w:rPr>
          <w:rFonts w:ascii="Aptos" w:hAnsi="Aptos" w:eastAsia="Aptos" w:cs="Aptos"/>
        </w:rPr>
        <w:t>Acceptance Criteria:</w:t>
      </w:r>
    </w:p>
    <w:p w:rsidR="249B94B1" w:rsidP="416308F8" w:rsidRDefault="249B94B1" w14:paraId="30C98A34" w14:textId="026AA6C6">
      <w:pPr>
        <w:spacing w:beforeAutospacing="1" w:after="0" w:afterAutospacing="1"/>
      </w:pPr>
      <w:r w:rsidRPr="416308F8">
        <w:rPr>
          <w:rFonts w:ascii="Aptos" w:hAnsi="Aptos" w:eastAsia="Aptos" w:cs="Aptos"/>
        </w:rPr>
        <w:t>1. Draft and in-review documentation must not be visible to client applications.</w:t>
      </w:r>
    </w:p>
    <w:p w:rsidR="249B94B1" w:rsidP="416308F8" w:rsidRDefault="2733509E" w14:paraId="78799110" w14:textId="08BB1934">
      <w:pPr>
        <w:spacing w:beforeAutospacing="1" w:after="0" w:afterAutospacing="1"/>
      </w:pPr>
      <w:r w:rsidRPr="292D65AD">
        <w:rPr>
          <w:rFonts w:ascii="Aptos" w:hAnsi="Aptos" w:eastAsia="Aptos" w:cs="Aptos"/>
        </w:rPr>
        <w:t>2. Only</w:t>
      </w:r>
      <w:r w:rsidRPr="292D65AD" w:rsidR="14530518">
        <w:rPr>
          <w:rFonts w:ascii="Aptos" w:hAnsi="Aptos" w:eastAsia="Aptos" w:cs="Aptos"/>
        </w:rPr>
        <w:t xml:space="preserve"> the latest</w:t>
      </w:r>
      <w:r w:rsidRPr="292D65AD">
        <w:rPr>
          <w:rFonts w:ascii="Aptos" w:hAnsi="Aptos" w:eastAsia="Aptos" w:cs="Aptos"/>
        </w:rPr>
        <w:t xml:space="preserve"> published documentation must be accessible to end users.</w:t>
      </w:r>
    </w:p>
    <w:p w:rsidR="249B94B1" w:rsidP="416308F8" w:rsidRDefault="2733509E" w14:paraId="4C1D3DE6" w14:textId="58064C1B">
      <w:pPr>
        <w:spacing w:beforeAutospacing="1" w:after="0" w:afterAutospacing="1"/>
      </w:pPr>
      <w:r w:rsidRPr="292D65AD">
        <w:rPr>
          <w:rFonts w:ascii="Aptos" w:hAnsi="Aptos" w:eastAsia="Aptos" w:cs="Aptos"/>
        </w:rPr>
        <w:t>3. Deprecated documentation must not be returned.</w:t>
      </w:r>
    </w:p>
    <w:p w:rsidR="416308F8" w:rsidP="416308F8" w:rsidRDefault="416308F8" w14:paraId="0C65F7F6" w14:textId="45906364">
      <w:pPr>
        <w:pStyle w:val="Heading1"/>
        <w:spacing w:before="240" w:after="240"/>
      </w:pPr>
    </w:p>
    <w:p w:rsidR="6D93A87B" w:rsidP="416308F8" w:rsidRDefault="00564987" w14:paraId="24BE6B03" w14:textId="765BB120">
      <w:pPr>
        <w:pStyle w:val="Heading1"/>
        <w:spacing w:before="240" w:after="240"/>
        <w:rPr>
          <w:rFonts w:ascii="Aptos" w:hAnsi="Aptos" w:eastAsia="Aptos" w:cs="Aptos"/>
          <w:sz w:val="36"/>
          <w:szCs w:val="36"/>
        </w:rPr>
      </w:pPr>
      <w:bookmarkStart w:name="_Toc1097096864" w:id="1106936672"/>
      <w:r w:rsidR="1E7BC03D">
        <w:rPr/>
        <w:t>3. Nonfunctional Requirements</w:t>
      </w:r>
      <w:bookmarkEnd w:id="1106936672"/>
    </w:p>
    <w:p w:rsidR="6ED0B7B9" w:rsidP="416308F8" w:rsidRDefault="481B16E4" w14:paraId="2614C547" w14:textId="188C1246">
      <w:pPr>
        <w:pStyle w:val="Heading2"/>
      </w:pPr>
      <w:bookmarkStart w:name="_Toc478570296" w:id="1257438511"/>
      <w:r w:rsidR="36FC52FC">
        <w:rPr/>
        <w:t>3.1 Scalability</w:t>
      </w:r>
      <w:r w:rsidR="1E7BC03D">
        <w:rPr/>
        <w:t xml:space="preserve"> &amp; Performance</w:t>
      </w:r>
      <w:bookmarkEnd w:id="1257438511"/>
    </w:p>
    <w:p w:rsidR="3C5BC3E1" w:rsidP="4A5D7555" w:rsidRDefault="3640140B" w14:paraId="5F8C60D7" w14:textId="5C7E9F29">
      <w:pPr>
        <w:pStyle w:val="ListParagraph"/>
        <w:numPr>
          <w:ilvl w:val="0"/>
          <w:numId w:val="10"/>
        </w:numPr>
        <w:rPr/>
      </w:pPr>
      <w:r w:rsidR="4D671341">
        <w:rPr/>
        <w:t xml:space="preserve">The system </w:t>
      </w:r>
      <w:r w:rsidR="7B403EC1">
        <w:rPr/>
        <w:t>supports</w:t>
      </w:r>
      <w:r w:rsidR="4D671341">
        <w:rPr/>
        <w:t xml:space="preserve"> concurrent access from multiple client applications. </w:t>
      </w:r>
    </w:p>
    <w:p w:rsidR="3C5BC3E1" w:rsidP="4A5D7555" w:rsidRDefault="3640140B" w14:paraId="76A27391" w14:textId="176B935B">
      <w:pPr>
        <w:pStyle w:val="ListParagraph"/>
        <w:numPr>
          <w:ilvl w:val="0"/>
          <w:numId w:val="10"/>
        </w:numPr>
        <w:rPr/>
      </w:pPr>
      <w:r w:rsidR="0FDC7B33">
        <w:rPr/>
        <w:t>It</w:t>
      </w:r>
      <w:r w:rsidR="4D671341">
        <w:rPr/>
        <w:t xml:space="preserve"> shall be capable of handling an increasing number of documentation items and versions without performance degradation.</w:t>
      </w:r>
      <w:r w:rsidR="23089AF1">
        <w:rPr/>
        <w:t xml:space="preserve"> </w:t>
      </w:r>
    </w:p>
    <w:p w:rsidR="3C5BC3E1" w:rsidP="4A5D7555" w:rsidRDefault="3640140B" w14:paraId="42ADF508" w14:textId="2711E2C2">
      <w:pPr>
        <w:pStyle w:val="ListParagraph"/>
        <w:numPr>
          <w:ilvl w:val="0"/>
          <w:numId w:val="10"/>
        </w:numPr>
        <w:rPr/>
      </w:pPr>
      <w:r w:rsidR="23089AF1">
        <w:rPr/>
        <w:t xml:space="preserve">The system shall be </w:t>
      </w:r>
      <w:r w:rsidR="23089AF1">
        <w:rPr/>
        <w:t>optimized</w:t>
      </w:r>
      <w:r w:rsidR="23089AF1">
        <w:rPr/>
        <w:t xml:space="preserve"> for read-heavy workloads.</w:t>
      </w:r>
    </w:p>
    <w:p w:rsidR="6D93A87B" w:rsidP="416308F8" w:rsidRDefault="00564987" w14:paraId="19790C22" w14:textId="2AAD96DC">
      <w:pPr>
        <w:pStyle w:val="Heading2"/>
      </w:pPr>
      <w:bookmarkStart w:name="_Toc1458400257" w:id="719762798"/>
      <w:r w:rsidR="1E7BC03D">
        <w:rPr/>
        <w:t>3.</w:t>
      </w:r>
      <w:r w:rsidR="6BB265B2">
        <w:rPr/>
        <w:t>2</w:t>
      </w:r>
      <w:r w:rsidR="1E7BC03D">
        <w:rPr/>
        <w:t xml:space="preserve"> Maintainability and Modularity</w:t>
      </w:r>
      <w:bookmarkEnd w:id="719762798"/>
    </w:p>
    <w:p w:rsidR="511BC0DA" w:rsidP="4A5D7555" w:rsidRDefault="363DCCA9" w14:paraId="4566B720" w14:textId="5C5B23C2">
      <w:pPr>
        <w:pStyle w:val="ListParagraph"/>
        <w:numPr>
          <w:ilvl w:val="0"/>
          <w:numId w:val="11"/>
        </w:numPr>
        <w:rPr/>
      </w:pPr>
      <w:r w:rsidR="3A8AFEF4">
        <w:rPr/>
        <w:t xml:space="preserve">The system </w:t>
      </w:r>
      <w:r w:rsidR="69318369">
        <w:rPr/>
        <w:t>is</w:t>
      </w:r>
      <w:r w:rsidR="3A8AFEF4">
        <w:rPr/>
        <w:t xml:space="preserve"> modular to allow independent updates and </w:t>
      </w:r>
      <w:r w:rsidR="29F5DE1D">
        <w:rPr/>
        <w:t xml:space="preserve">enhancements. </w:t>
      </w:r>
    </w:p>
    <w:p w:rsidR="511BC0DA" w:rsidP="4A5D7555" w:rsidRDefault="363DCCA9" w14:paraId="3E95131E" w14:textId="74BA04A8">
      <w:pPr>
        <w:pStyle w:val="ListParagraph"/>
        <w:numPr>
          <w:ilvl w:val="0"/>
          <w:numId w:val="11"/>
        </w:numPr>
        <w:rPr/>
      </w:pPr>
      <w:r w:rsidR="4ACE173C">
        <w:rPr/>
        <w:t>The system</w:t>
      </w:r>
      <w:r w:rsidR="3A8AFEF4">
        <w:rPr/>
        <w:t xml:space="preserve"> </w:t>
      </w:r>
      <w:r w:rsidR="0B4D078B">
        <w:rPr/>
        <w:t>supports</w:t>
      </w:r>
      <w:r w:rsidR="3A8AFEF4">
        <w:rPr/>
        <w:t xml:space="preserve"> changes to documentation templates without affecting existing published content.</w:t>
      </w:r>
    </w:p>
    <w:p w:rsidR="270C7D37" w:rsidP="416308F8" w:rsidRDefault="29527A12" w14:paraId="5AD8E654" w14:textId="65CB36FE">
      <w:pPr>
        <w:pStyle w:val="Heading1"/>
        <w:rPr>
          <w:rFonts w:ascii="Aptos" w:hAnsi="Aptos" w:eastAsia="Aptos" w:cs="Aptos"/>
          <w:sz w:val="36"/>
          <w:szCs w:val="36"/>
        </w:rPr>
      </w:pPr>
      <w:bookmarkStart w:name="_Toc1506188875" w:id="2101844508"/>
      <w:r w:rsidR="1E793932">
        <w:rPr/>
        <w:t>4. Other Requirements</w:t>
      </w:r>
      <w:bookmarkEnd w:id="2101844508"/>
    </w:p>
    <w:p w:rsidR="270C7D37" w:rsidP="416308F8" w:rsidRDefault="29527A12" w14:paraId="45557491" w14:textId="6C2B4FE1">
      <w:pPr>
        <w:rPr>
          <w:rFonts w:ascii="Aptos" w:hAnsi="Aptos" w:eastAsia="Aptos" w:cs="Aptos"/>
          <w:sz w:val="28"/>
          <w:szCs w:val="28"/>
        </w:rPr>
      </w:pPr>
      <w:bookmarkStart w:name="_Toc1519220476" w:id="80362822"/>
      <w:r w:rsidRPr="4A5D7555" w:rsidR="1E793932">
        <w:rPr>
          <w:rStyle w:val="Heading2Char"/>
        </w:rPr>
        <w:t>4.1 Operational Environment</w:t>
      </w:r>
      <w:bookmarkEnd w:id="80362822"/>
    </w:p>
    <w:p w:rsidR="270C7D37" w:rsidP="416308F8" w:rsidRDefault="29527A12" w14:paraId="75F8A2B9" w14:textId="48ABD143">
      <w:pPr>
        <w:rPr>
          <w:rFonts w:ascii="Aptos" w:hAnsi="Aptos" w:eastAsia="Aptos" w:cs="Aptos"/>
        </w:rPr>
      </w:pPr>
      <w:r w:rsidRPr="292D65AD">
        <w:rPr>
          <w:rFonts w:ascii="Aptos" w:hAnsi="Aptos" w:eastAsia="Aptos" w:cs="Aptos"/>
        </w:rPr>
        <w:t>The implementation of this system is carried out using Java and Spring Boot as the backend framework. T</w:t>
      </w:r>
      <w:r w:rsidRPr="292D65AD" w:rsidR="16E72DD9">
        <w:rPr>
          <w:rFonts w:ascii="Aptos" w:hAnsi="Aptos" w:eastAsia="Aptos" w:cs="Aptos"/>
        </w:rPr>
        <w:t xml:space="preserve">he system exposes RESTful APIs to enable integration with multiple client applications. PostgreSQL is used as the </w:t>
      </w:r>
      <w:r w:rsidRPr="292D65AD" w:rsidR="6A126FD8">
        <w:rPr>
          <w:rFonts w:ascii="Aptos" w:hAnsi="Aptos" w:eastAsia="Aptos" w:cs="Aptos"/>
        </w:rPr>
        <w:t>primary database for storing documentation content, metadata, and version history.</w:t>
      </w:r>
    </w:p>
    <w:p w:rsidR="416308F8" w:rsidP="292D65AD" w:rsidRDefault="416308F8" w14:paraId="0B82C2DA" w14:textId="57A332A9">
      <w:pPr>
        <w:rPr>
          <w:rFonts w:ascii="Aptos" w:hAnsi="Aptos" w:eastAsia="Aptos" w:cs="Aptos"/>
        </w:rPr>
      </w:pPr>
    </w:p>
    <w:p w:rsidR="292D65AD" w:rsidP="292D65AD" w:rsidRDefault="292D65AD" w14:paraId="51F3F570" w14:textId="4802F3D2">
      <w:pPr>
        <w:rPr>
          <w:rFonts w:ascii="Aptos" w:hAnsi="Aptos" w:eastAsia="Aptos" w:cs="Aptos"/>
        </w:rPr>
      </w:pPr>
    </w:p>
    <w:p w:rsidR="20B5853D" w:rsidP="416308F8" w:rsidRDefault="606DFA98" w14:paraId="1F8480CA" w14:textId="6E94D6FB">
      <w:pPr>
        <w:pStyle w:val="Heading1"/>
        <w:rPr>
          <w:rFonts w:ascii="Aptos" w:hAnsi="Aptos" w:eastAsia="Aptos" w:cs="Aptos"/>
          <w:sz w:val="36"/>
          <w:szCs w:val="36"/>
        </w:rPr>
      </w:pPr>
      <w:bookmarkStart w:name="_Toc93702072" w:id="255022109"/>
      <w:r w:rsidR="29CD72F4">
        <w:rPr/>
        <w:t>5. Future Scope</w:t>
      </w:r>
      <w:bookmarkEnd w:id="255022109"/>
    </w:p>
    <w:p w:rsidR="321D5C0F" w:rsidP="416308F8" w:rsidRDefault="6CD0B403" w14:paraId="7A96741C" w14:textId="7D68BB91">
      <w:pPr>
        <w:pStyle w:val="Heading2"/>
        <w:rPr>
          <w:rFonts w:ascii="Aptos" w:hAnsi="Aptos" w:eastAsia="Aptos" w:cs="Aptos"/>
          <w:sz w:val="28"/>
          <w:szCs w:val="28"/>
        </w:rPr>
      </w:pPr>
      <w:bookmarkStart w:name="_Toc2139885546" w:id="663099567"/>
      <w:r w:rsidR="3DDEA515">
        <w:rPr/>
        <w:t xml:space="preserve">5.1 </w:t>
      </w:r>
      <w:r w:rsidR="10BC84F4">
        <w:rPr/>
        <w:t xml:space="preserve">Web-Based </w:t>
      </w:r>
      <w:r w:rsidR="515AE27B">
        <w:rPr/>
        <w:t xml:space="preserve">Rich Text </w:t>
      </w:r>
      <w:r w:rsidR="787FB1F9">
        <w:rPr/>
        <w:t>E</w:t>
      </w:r>
      <w:r w:rsidR="515AE27B">
        <w:rPr/>
        <w:t>ditor</w:t>
      </w:r>
      <w:r w:rsidR="10BC84F4">
        <w:rPr/>
        <w:t xml:space="preserve"> </w:t>
      </w:r>
      <w:r w:rsidR="624D9F88">
        <w:rPr/>
        <w:t>UI</w:t>
      </w:r>
      <w:bookmarkEnd w:id="663099567"/>
    </w:p>
    <w:p w:rsidR="7DF50051" w:rsidP="416308F8" w:rsidRDefault="55C4FF53" w14:paraId="36E6D618" w14:textId="02877EB4">
      <w:pPr>
        <w:spacing w:before="240" w:after="240"/>
        <w:rPr>
          <w:rFonts w:ascii="Aptos" w:hAnsi="Aptos" w:eastAsia="Aptos" w:cs="Aptos"/>
        </w:rPr>
      </w:pPr>
      <w:r w:rsidRPr="292D65AD">
        <w:rPr>
          <w:rFonts w:ascii="Aptos" w:hAnsi="Aptos" w:eastAsia="Aptos" w:cs="Aptos"/>
        </w:rPr>
        <w:t>In future enhancements, a web-based user interface can be introduced to allow admin</w:t>
      </w:r>
      <w:r w:rsidRPr="292D65AD" w:rsidR="23D12CC9">
        <w:rPr>
          <w:rFonts w:ascii="Aptos" w:hAnsi="Aptos" w:eastAsia="Aptos" w:cs="Aptos"/>
        </w:rPr>
        <w:t>s</w:t>
      </w:r>
      <w:r w:rsidRPr="292D65AD">
        <w:rPr>
          <w:rFonts w:ascii="Aptos" w:hAnsi="Aptos" w:eastAsia="Aptos" w:cs="Aptos"/>
        </w:rPr>
        <w:t xml:space="preserve"> and content authors to create, edit, review, and publish documentation through a visual editor instead of relying only on APIs.</w:t>
      </w:r>
    </w:p>
    <w:p w:rsidR="56E8AE50" w:rsidP="416308F8" w:rsidRDefault="314C18DD" w14:paraId="011EE0C2" w14:textId="7231EFB8">
      <w:pPr>
        <w:pStyle w:val="Heading2"/>
        <w:rPr>
          <w:rFonts w:ascii="Aptos" w:hAnsi="Aptos" w:eastAsia="Aptos" w:cs="Aptos"/>
          <w:sz w:val="28"/>
          <w:szCs w:val="28"/>
        </w:rPr>
      </w:pPr>
      <w:bookmarkStart w:name="_Toc1769818211" w:id="1798806603"/>
      <w:r w:rsidR="24CA4F8E">
        <w:rPr/>
        <w:t xml:space="preserve">5.2 </w:t>
      </w:r>
      <w:r w:rsidR="10BC84F4">
        <w:rPr/>
        <w:t>Caching for Improved Performance</w:t>
      </w:r>
      <w:bookmarkEnd w:id="1798806603"/>
      <w:r w:rsidR="10BC84F4">
        <w:rPr/>
        <w:t xml:space="preserve"> </w:t>
      </w:r>
    </w:p>
    <w:p w:rsidR="7DF50051" w:rsidP="416308F8" w:rsidRDefault="7DF50051" w14:paraId="01B5807D" w14:textId="4FB133E7">
      <w:pPr>
        <w:spacing w:before="240" w:after="240"/>
        <w:rPr>
          <w:rFonts w:ascii="Aptos" w:hAnsi="Aptos" w:eastAsia="Aptos" w:cs="Aptos"/>
        </w:rPr>
      </w:pPr>
      <w:r w:rsidRPr="416308F8">
        <w:rPr>
          <w:rFonts w:ascii="Aptos" w:hAnsi="Aptos" w:eastAsia="Aptos" w:cs="Aptos"/>
        </w:rPr>
        <w:t>The system can be extended with caching mechanisms to reduce response time and improve performance for frequently accessed documentation content.</w:t>
      </w:r>
    </w:p>
    <w:p w:rsidR="31164F3C" w:rsidP="416308F8" w:rsidRDefault="1D8D7A22" w14:paraId="5F0D7A60" w14:textId="60D259AA">
      <w:pPr>
        <w:pStyle w:val="Heading2"/>
        <w:rPr>
          <w:rFonts w:ascii="Aptos" w:hAnsi="Aptos" w:eastAsia="Aptos" w:cs="Aptos"/>
          <w:sz w:val="28"/>
          <w:szCs w:val="28"/>
        </w:rPr>
      </w:pPr>
      <w:bookmarkStart w:name="_Toc1929051105" w:id="442041607"/>
      <w:r w:rsidR="6096F77F">
        <w:rPr/>
        <w:t xml:space="preserve">5.3 </w:t>
      </w:r>
      <w:r w:rsidR="10BC84F4">
        <w:rPr/>
        <w:t>Keyword-Based Content Search</w:t>
      </w:r>
      <w:bookmarkEnd w:id="442041607"/>
    </w:p>
    <w:p w:rsidR="7DF50051" w:rsidP="416308F8" w:rsidRDefault="7DF50051" w14:paraId="209DE23B" w14:textId="4FE0EE7C">
      <w:pPr>
        <w:spacing w:before="240" w:after="240"/>
        <w:jc w:val="both"/>
        <w:rPr>
          <w:rFonts w:ascii="Aptos" w:hAnsi="Aptos" w:eastAsia="Aptos" w:cs="Aptos"/>
          <w:sz w:val="28"/>
          <w:szCs w:val="28"/>
        </w:rPr>
      </w:pPr>
      <w:r w:rsidRPr="416308F8">
        <w:rPr>
          <w:rFonts w:ascii="Aptos" w:hAnsi="Aptos" w:eastAsia="Aptos" w:cs="Aptos"/>
        </w:rPr>
        <w:t xml:space="preserve">Advanced search functionality can be added to allow users and administrators to </w:t>
      </w:r>
      <w:r w:rsidRPr="416308F8" w:rsidR="5853CE13">
        <w:rPr>
          <w:rFonts w:ascii="Aptos" w:hAnsi="Aptos" w:eastAsia="Aptos" w:cs="Aptos"/>
        </w:rPr>
        <w:t>search for</w:t>
      </w:r>
      <w:r w:rsidRPr="416308F8">
        <w:rPr>
          <w:rFonts w:ascii="Aptos" w:hAnsi="Aptos" w:eastAsia="Aptos" w:cs="Aptos"/>
        </w:rPr>
        <w:t xml:space="preserve"> documentation based on keywords, tags, or content sections.</w:t>
      </w:r>
    </w:p>
    <w:p w:rsidR="6F3AD250" w:rsidP="416308F8" w:rsidRDefault="40143538" w14:paraId="5FAB9CD1" w14:textId="7DDD2BE8">
      <w:pPr>
        <w:pStyle w:val="Heading2"/>
        <w:rPr>
          <w:rFonts w:ascii="Aptos" w:hAnsi="Aptos" w:eastAsia="Aptos" w:cs="Aptos"/>
          <w:sz w:val="28"/>
          <w:szCs w:val="28"/>
        </w:rPr>
      </w:pPr>
      <w:bookmarkStart w:name="_Toc386574080" w:id="1225451145"/>
      <w:r w:rsidR="05C2E168">
        <w:rPr/>
        <w:t xml:space="preserve">5.4 </w:t>
      </w:r>
      <w:r w:rsidR="10BC84F4">
        <w:rPr/>
        <w:t>Cloud-Based File Storage</w:t>
      </w:r>
      <w:bookmarkEnd w:id="1225451145"/>
      <w:r w:rsidR="10BC84F4">
        <w:rPr/>
        <w:t xml:space="preserve"> </w:t>
      </w:r>
    </w:p>
    <w:p w:rsidR="7DF50051" w:rsidP="416308F8" w:rsidRDefault="7DF50051" w14:paraId="12DA391F" w14:textId="41FB43C4">
      <w:pPr>
        <w:spacing w:before="240" w:after="240"/>
        <w:rPr>
          <w:rFonts w:ascii="Aptos" w:hAnsi="Aptos" w:eastAsia="Aptos" w:cs="Aptos"/>
        </w:rPr>
      </w:pPr>
      <w:r w:rsidRPr="416308F8">
        <w:rPr>
          <w:rFonts w:ascii="Aptos" w:hAnsi="Aptos" w:eastAsia="Aptos" w:cs="Aptos"/>
        </w:rPr>
        <w:t xml:space="preserve">The system can be enhanced to support storage and management of various file types such as images, PDFs, and other documents using cloud storage services </w:t>
      </w:r>
      <w:r w:rsidRPr="416308F8" w:rsidR="59971489">
        <w:rPr>
          <w:rFonts w:ascii="Aptos" w:hAnsi="Aptos" w:eastAsia="Aptos" w:cs="Aptos"/>
        </w:rPr>
        <w:t>from</w:t>
      </w:r>
      <w:r w:rsidRPr="416308F8">
        <w:rPr>
          <w:rFonts w:ascii="Aptos" w:hAnsi="Aptos" w:eastAsia="Aptos" w:cs="Aptos"/>
        </w:rPr>
        <w:t xml:space="preserve"> Google Cloud Platform (GCP).</w:t>
      </w:r>
    </w:p>
    <w:p w:rsidR="416308F8" w:rsidP="416308F8" w:rsidRDefault="416308F8" w14:paraId="5A1EE094" w14:textId="75C5843B">
      <w:pPr>
        <w:rPr>
          <w:rFonts w:ascii="Aptos" w:hAnsi="Aptos" w:eastAsia="Aptos" w:cs="Aptos"/>
          <w:sz w:val="36"/>
          <w:szCs w:val="36"/>
        </w:rPr>
      </w:pPr>
    </w:p>
    <w:p w:rsidR="416308F8" w:rsidP="416308F8" w:rsidRDefault="416308F8" w14:paraId="7BEC4874" w14:textId="68387E2B">
      <w:pPr>
        <w:rPr>
          <w:rFonts w:ascii="Aptos" w:hAnsi="Aptos" w:eastAsia="Aptos" w:cs="Aptos"/>
          <w:sz w:val="36"/>
          <w:szCs w:val="36"/>
        </w:rPr>
      </w:pPr>
    </w:p>
    <w:p w:rsidR="416308F8" w:rsidP="416308F8" w:rsidRDefault="416308F8" w14:paraId="6CD02E1A" w14:textId="77335E94">
      <w:pPr>
        <w:rPr>
          <w:rFonts w:ascii="Aptos" w:hAnsi="Aptos" w:eastAsia="Aptos" w:cs="Aptos"/>
          <w:sz w:val="36"/>
          <w:szCs w:val="36"/>
        </w:rPr>
      </w:pPr>
    </w:p>
    <w:sectPr w:rsidR="416308F8">
      <w:headerReference w:type="default" r:id="rId11"/>
      <w:footerReference w:type="default" r:id="rId12"/>
      <w:headerReference w:type="first" r:id="rId13"/>
      <w:footerReference w:type="first" r:id="rId14"/>
      <w:pgSz w:w="12240" w:h="15840" w:orient="portrait"/>
      <w:pgMar w:top="1440" w:right="1440" w:bottom="1440" w:left="1440" w:header="720" w:footer="720" w:gutter="0"/>
      <w:cols w:space="720"/>
      <w:titlePg/>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E7440" w:rsidRDefault="001E7440" w14:paraId="05394617" w14:textId="77777777">
      <w:pPr>
        <w:spacing w:after="0" w:line="240" w:lineRule="auto"/>
      </w:pPr>
      <w:r>
        <w:separator/>
      </w:r>
    </w:p>
  </w:endnote>
  <w:endnote w:type="continuationSeparator" w:id="0">
    <w:p w:rsidR="001E7440" w:rsidRDefault="001E7440" w14:paraId="7136EF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612CC7A" w:rsidTr="5612CC7A" w14:paraId="5846BA35" w14:textId="77777777">
      <w:trPr>
        <w:trHeight w:val="300"/>
      </w:trPr>
      <w:tc>
        <w:tcPr>
          <w:tcW w:w="3120" w:type="dxa"/>
        </w:tcPr>
        <w:p w:rsidR="5612CC7A" w:rsidP="5612CC7A" w:rsidRDefault="5612CC7A" w14:paraId="519FE86D" w14:textId="569B87BE">
          <w:pPr>
            <w:pStyle w:val="Header"/>
            <w:ind w:left="-115"/>
          </w:pPr>
        </w:p>
      </w:tc>
      <w:tc>
        <w:tcPr>
          <w:tcW w:w="3120" w:type="dxa"/>
        </w:tcPr>
        <w:p w:rsidR="5612CC7A" w:rsidP="5612CC7A" w:rsidRDefault="5612CC7A" w14:paraId="2D6EA6D8" w14:textId="78519A8A">
          <w:pPr>
            <w:pStyle w:val="Header"/>
            <w:jc w:val="center"/>
          </w:pPr>
        </w:p>
      </w:tc>
      <w:tc>
        <w:tcPr>
          <w:tcW w:w="3120" w:type="dxa"/>
        </w:tcPr>
        <w:p w:rsidR="5612CC7A" w:rsidP="5612CC7A" w:rsidRDefault="5612CC7A" w14:paraId="41CD3498" w14:textId="509943C6">
          <w:pPr>
            <w:pStyle w:val="Header"/>
            <w:ind w:right="-115"/>
            <w:jc w:val="right"/>
          </w:pPr>
        </w:p>
      </w:tc>
    </w:tr>
  </w:tbl>
  <w:p w:rsidR="5612CC7A" w:rsidP="5612CC7A" w:rsidRDefault="5612CC7A" w14:paraId="3C061901" w14:textId="511D69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16308F8" w:rsidTr="416308F8" w14:paraId="555C5F31" w14:textId="77777777">
      <w:trPr>
        <w:trHeight w:val="300"/>
      </w:trPr>
      <w:tc>
        <w:tcPr>
          <w:tcW w:w="3120" w:type="dxa"/>
        </w:tcPr>
        <w:p w:rsidR="416308F8" w:rsidP="416308F8" w:rsidRDefault="416308F8" w14:paraId="387B79EC" w14:textId="3C3BDDA2">
          <w:pPr>
            <w:pStyle w:val="Header"/>
            <w:ind w:left="-115"/>
          </w:pPr>
        </w:p>
      </w:tc>
      <w:tc>
        <w:tcPr>
          <w:tcW w:w="3120" w:type="dxa"/>
        </w:tcPr>
        <w:p w:rsidR="416308F8" w:rsidP="416308F8" w:rsidRDefault="416308F8" w14:paraId="0145AAFD" w14:textId="407C4E05">
          <w:pPr>
            <w:pStyle w:val="Header"/>
            <w:jc w:val="center"/>
          </w:pPr>
        </w:p>
      </w:tc>
      <w:tc>
        <w:tcPr>
          <w:tcW w:w="3120" w:type="dxa"/>
        </w:tcPr>
        <w:p w:rsidR="416308F8" w:rsidP="416308F8" w:rsidRDefault="416308F8" w14:paraId="29631BF1" w14:textId="7AE58B84">
          <w:pPr>
            <w:pStyle w:val="Header"/>
            <w:ind w:right="-115"/>
            <w:jc w:val="right"/>
          </w:pPr>
        </w:p>
      </w:tc>
    </w:tr>
  </w:tbl>
  <w:p w:rsidR="416308F8" w:rsidP="416308F8" w:rsidRDefault="416308F8" w14:paraId="27920BF1" w14:textId="0F8324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E7440" w:rsidRDefault="001E7440" w14:paraId="0E5C275A" w14:textId="77777777">
      <w:pPr>
        <w:spacing w:after="0" w:line="240" w:lineRule="auto"/>
      </w:pPr>
      <w:r>
        <w:separator/>
      </w:r>
    </w:p>
  </w:footnote>
  <w:footnote w:type="continuationSeparator" w:id="0">
    <w:p w:rsidR="001E7440" w:rsidRDefault="001E7440" w14:paraId="3E35C0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8640"/>
      <w:gridCol w:w="357"/>
      <w:gridCol w:w="363"/>
    </w:tblGrid>
    <w:tr w:rsidR="5612CC7A" w:rsidTr="292D65AD" w14:paraId="3896B46F" w14:textId="77777777">
      <w:trPr>
        <w:trHeight w:val="300"/>
      </w:trPr>
      <w:tc>
        <w:tcPr>
          <w:tcW w:w="8640" w:type="dxa"/>
        </w:tcPr>
        <w:p w:rsidR="5612CC7A" w:rsidP="5612CC7A" w:rsidRDefault="416308F8" w14:paraId="37A63480" w14:textId="61815688">
          <w:pPr>
            <w:pStyle w:val="Header"/>
            <w:ind w:left="-115"/>
          </w:pPr>
          <w:r>
            <w:t>Software Requirement Specification for Contextual Content Management System</w:t>
          </w:r>
        </w:p>
      </w:tc>
      <w:tc>
        <w:tcPr>
          <w:tcW w:w="357" w:type="dxa"/>
        </w:tcPr>
        <w:p w:rsidR="5612CC7A" w:rsidP="5612CC7A" w:rsidRDefault="5612CC7A" w14:paraId="1D679D08" w14:textId="1634D08D">
          <w:pPr>
            <w:pStyle w:val="Header"/>
            <w:jc w:val="center"/>
          </w:pPr>
        </w:p>
      </w:tc>
      <w:tc>
        <w:tcPr>
          <w:tcW w:w="363" w:type="dxa"/>
        </w:tcPr>
        <w:p w:rsidR="5612CC7A" w:rsidP="5612CC7A" w:rsidRDefault="5612CC7A" w14:paraId="4E5EC512" w14:textId="3822747E">
          <w:pPr>
            <w:pStyle w:val="Header"/>
            <w:ind w:right="-115"/>
            <w:jc w:val="right"/>
          </w:pPr>
          <w:r>
            <w:fldChar w:fldCharType="begin"/>
          </w:r>
          <w:r>
            <w:instrText>PAGE</w:instrText>
          </w:r>
          <w:r>
            <w:fldChar w:fldCharType="separate"/>
          </w:r>
          <w:r>
            <w:fldChar w:fldCharType="end"/>
          </w:r>
        </w:p>
      </w:tc>
    </w:tr>
  </w:tbl>
  <w:p w:rsidR="5612CC7A" w:rsidP="5612CC7A" w:rsidRDefault="5612CC7A" w14:paraId="61E199FB" w14:textId="3CDA13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16308F8" w:rsidTr="416308F8" w14:paraId="556BF0C3" w14:textId="77777777">
      <w:trPr>
        <w:trHeight w:val="300"/>
      </w:trPr>
      <w:tc>
        <w:tcPr>
          <w:tcW w:w="3120" w:type="dxa"/>
        </w:tcPr>
        <w:p w:rsidR="416308F8" w:rsidP="416308F8" w:rsidRDefault="416308F8" w14:paraId="259DE65B" w14:textId="69FA3132">
          <w:pPr>
            <w:pStyle w:val="Header"/>
            <w:ind w:left="-115"/>
          </w:pPr>
        </w:p>
      </w:tc>
      <w:tc>
        <w:tcPr>
          <w:tcW w:w="3120" w:type="dxa"/>
        </w:tcPr>
        <w:p w:rsidR="416308F8" w:rsidP="416308F8" w:rsidRDefault="416308F8" w14:paraId="7A9FD436" w14:textId="20637CA6">
          <w:pPr>
            <w:pStyle w:val="Header"/>
            <w:jc w:val="center"/>
          </w:pPr>
        </w:p>
      </w:tc>
      <w:tc>
        <w:tcPr>
          <w:tcW w:w="3120" w:type="dxa"/>
        </w:tcPr>
        <w:p w:rsidR="416308F8" w:rsidP="416308F8" w:rsidRDefault="416308F8" w14:paraId="56F0CC4A" w14:textId="073DB305">
          <w:pPr>
            <w:pStyle w:val="Header"/>
            <w:ind w:right="-115"/>
            <w:jc w:val="right"/>
          </w:pPr>
        </w:p>
      </w:tc>
    </w:tr>
  </w:tbl>
  <w:p w:rsidR="416308F8" w:rsidP="416308F8" w:rsidRDefault="416308F8" w14:paraId="44EBE372" w14:textId="55486AD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0D2mGdS6" int2:invalidationBookmarkName="" int2:hashCode="qkpfgSXyNBguLe" int2:id="4UA3fx4X">
      <int2:state int2:value="Rejected" int2:type="gram"/>
    </int2:bookmark>
    <int2:bookmark int2:bookmarkName="_Int_uiMscqEI" int2:invalidationBookmarkName="" int2:hashCode="IpZu2566aAVn45" int2:id="WIecpoM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1">
    <w:nsid w:val="798913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9054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f4c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08848E"/>
    <w:multiLevelType w:val="hybridMultilevel"/>
    <w:tmpl w:val="42C62872"/>
    <w:lvl w:ilvl="0" w:tplc="08FAA444">
      <w:start w:val="1"/>
      <w:numFmt w:val="bullet"/>
      <w:lvlText w:val=""/>
      <w:lvlJc w:val="left"/>
      <w:pPr>
        <w:ind w:left="720" w:hanging="360"/>
      </w:pPr>
      <w:rPr>
        <w:rFonts w:hint="default" w:ascii="Symbol" w:hAnsi="Symbol"/>
      </w:rPr>
    </w:lvl>
    <w:lvl w:ilvl="1" w:tplc="2D2ECA18">
      <w:start w:val="1"/>
      <w:numFmt w:val="bullet"/>
      <w:lvlText w:val="o"/>
      <w:lvlJc w:val="left"/>
      <w:pPr>
        <w:ind w:left="1440" w:hanging="360"/>
      </w:pPr>
      <w:rPr>
        <w:rFonts w:hint="default" w:ascii="Courier New" w:hAnsi="Courier New"/>
      </w:rPr>
    </w:lvl>
    <w:lvl w:ilvl="2" w:tplc="A9F48B4C">
      <w:start w:val="1"/>
      <w:numFmt w:val="bullet"/>
      <w:lvlText w:val=""/>
      <w:lvlJc w:val="left"/>
      <w:pPr>
        <w:ind w:left="2160" w:hanging="360"/>
      </w:pPr>
      <w:rPr>
        <w:rFonts w:hint="default" w:ascii="Wingdings" w:hAnsi="Wingdings"/>
      </w:rPr>
    </w:lvl>
    <w:lvl w:ilvl="3" w:tplc="549E96CA">
      <w:start w:val="1"/>
      <w:numFmt w:val="bullet"/>
      <w:lvlText w:val=""/>
      <w:lvlJc w:val="left"/>
      <w:pPr>
        <w:ind w:left="2880" w:hanging="360"/>
      </w:pPr>
      <w:rPr>
        <w:rFonts w:hint="default" w:ascii="Symbol" w:hAnsi="Symbol"/>
      </w:rPr>
    </w:lvl>
    <w:lvl w:ilvl="4" w:tplc="58C27BA4">
      <w:start w:val="1"/>
      <w:numFmt w:val="bullet"/>
      <w:lvlText w:val="o"/>
      <w:lvlJc w:val="left"/>
      <w:pPr>
        <w:ind w:left="3600" w:hanging="360"/>
      </w:pPr>
      <w:rPr>
        <w:rFonts w:hint="default" w:ascii="Courier New" w:hAnsi="Courier New"/>
      </w:rPr>
    </w:lvl>
    <w:lvl w:ilvl="5" w:tplc="D09CA24C">
      <w:start w:val="1"/>
      <w:numFmt w:val="bullet"/>
      <w:lvlText w:val=""/>
      <w:lvlJc w:val="left"/>
      <w:pPr>
        <w:ind w:left="4320" w:hanging="360"/>
      </w:pPr>
      <w:rPr>
        <w:rFonts w:hint="default" w:ascii="Wingdings" w:hAnsi="Wingdings"/>
      </w:rPr>
    </w:lvl>
    <w:lvl w:ilvl="6" w:tplc="B75AAAC8">
      <w:start w:val="1"/>
      <w:numFmt w:val="bullet"/>
      <w:lvlText w:val=""/>
      <w:lvlJc w:val="left"/>
      <w:pPr>
        <w:ind w:left="5040" w:hanging="360"/>
      </w:pPr>
      <w:rPr>
        <w:rFonts w:hint="default" w:ascii="Symbol" w:hAnsi="Symbol"/>
      </w:rPr>
    </w:lvl>
    <w:lvl w:ilvl="7" w:tplc="3E268C80">
      <w:start w:val="1"/>
      <w:numFmt w:val="bullet"/>
      <w:lvlText w:val="o"/>
      <w:lvlJc w:val="left"/>
      <w:pPr>
        <w:ind w:left="5760" w:hanging="360"/>
      </w:pPr>
      <w:rPr>
        <w:rFonts w:hint="default" w:ascii="Courier New" w:hAnsi="Courier New"/>
      </w:rPr>
    </w:lvl>
    <w:lvl w:ilvl="8" w:tplc="810AD8F8">
      <w:start w:val="1"/>
      <w:numFmt w:val="bullet"/>
      <w:lvlText w:val=""/>
      <w:lvlJc w:val="left"/>
      <w:pPr>
        <w:ind w:left="6480" w:hanging="360"/>
      </w:pPr>
      <w:rPr>
        <w:rFonts w:hint="default" w:ascii="Wingdings" w:hAnsi="Wingdings"/>
      </w:rPr>
    </w:lvl>
  </w:abstractNum>
  <w:abstractNum w:abstractNumId="1" w15:restartNumberingAfterBreak="0">
    <w:nsid w:val="159A6EEB"/>
    <w:multiLevelType w:val="hybridMultilevel"/>
    <w:tmpl w:val="AE220114"/>
    <w:lvl w:ilvl="0" w:tplc="C8305866">
      <w:start w:val="1"/>
      <w:numFmt w:val="bullet"/>
      <w:lvlText w:val=""/>
      <w:lvlJc w:val="left"/>
      <w:pPr>
        <w:ind w:left="720" w:hanging="360"/>
      </w:pPr>
      <w:rPr>
        <w:rFonts w:hint="default" w:ascii="Symbol" w:hAnsi="Symbol"/>
      </w:rPr>
    </w:lvl>
    <w:lvl w:ilvl="1" w:tplc="DE1C6174">
      <w:start w:val="1"/>
      <w:numFmt w:val="bullet"/>
      <w:lvlText w:val="o"/>
      <w:lvlJc w:val="left"/>
      <w:pPr>
        <w:ind w:left="1440" w:hanging="360"/>
      </w:pPr>
      <w:rPr>
        <w:rFonts w:hint="default" w:ascii="Courier New" w:hAnsi="Courier New"/>
      </w:rPr>
    </w:lvl>
    <w:lvl w:ilvl="2" w:tplc="1E260B5A">
      <w:start w:val="1"/>
      <w:numFmt w:val="bullet"/>
      <w:lvlText w:val=""/>
      <w:lvlJc w:val="left"/>
      <w:pPr>
        <w:ind w:left="2160" w:hanging="360"/>
      </w:pPr>
      <w:rPr>
        <w:rFonts w:hint="default" w:ascii="Wingdings" w:hAnsi="Wingdings"/>
      </w:rPr>
    </w:lvl>
    <w:lvl w:ilvl="3" w:tplc="C4625C2E">
      <w:start w:val="1"/>
      <w:numFmt w:val="bullet"/>
      <w:lvlText w:val=""/>
      <w:lvlJc w:val="left"/>
      <w:pPr>
        <w:ind w:left="2880" w:hanging="360"/>
      </w:pPr>
      <w:rPr>
        <w:rFonts w:hint="default" w:ascii="Symbol" w:hAnsi="Symbol"/>
      </w:rPr>
    </w:lvl>
    <w:lvl w:ilvl="4" w:tplc="BE6497D0">
      <w:start w:val="1"/>
      <w:numFmt w:val="bullet"/>
      <w:lvlText w:val="o"/>
      <w:lvlJc w:val="left"/>
      <w:pPr>
        <w:ind w:left="3600" w:hanging="360"/>
      </w:pPr>
      <w:rPr>
        <w:rFonts w:hint="default" w:ascii="Courier New" w:hAnsi="Courier New"/>
      </w:rPr>
    </w:lvl>
    <w:lvl w:ilvl="5" w:tplc="9B849430">
      <w:start w:val="1"/>
      <w:numFmt w:val="bullet"/>
      <w:lvlText w:val=""/>
      <w:lvlJc w:val="left"/>
      <w:pPr>
        <w:ind w:left="4320" w:hanging="360"/>
      </w:pPr>
      <w:rPr>
        <w:rFonts w:hint="default" w:ascii="Wingdings" w:hAnsi="Wingdings"/>
      </w:rPr>
    </w:lvl>
    <w:lvl w:ilvl="6" w:tplc="74B0EC48">
      <w:start w:val="1"/>
      <w:numFmt w:val="bullet"/>
      <w:lvlText w:val=""/>
      <w:lvlJc w:val="left"/>
      <w:pPr>
        <w:ind w:left="5040" w:hanging="360"/>
      </w:pPr>
      <w:rPr>
        <w:rFonts w:hint="default" w:ascii="Symbol" w:hAnsi="Symbol"/>
      </w:rPr>
    </w:lvl>
    <w:lvl w:ilvl="7" w:tplc="08169C6E">
      <w:start w:val="1"/>
      <w:numFmt w:val="bullet"/>
      <w:lvlText w:val="o"/>
      <w:lvlJc w:val="left"/>
      <w:pPr>
        <w:ind w:left="5760" w:hanging="360"/>
      </w:pPr>
      <w:rPr>
        <w:rFonts w:hint="default" w:ascii="Courier New" w:hAnsi="Courier New"/>
      </w:rPr>
    </w:lvl>
    <w:lvl w:ilvl="8" w:tplc="9550A356">
      <w:start w:val="1"/>
      <w:numFmt w:val="bullet"/>
      <w:lvlText w:val=""/>
      <w:lvlJc w:val="left"/>
      <w:pPr>
        <w:ind w:left="6480" w:hanging="360"/>
      </w:pPr>
      <w:rPr>
        <w:rFonts w:hint="default" w:ascii="Wingdings" w:hAnsi="Wingdings"/>
      </w:rPr>
    </w:lvl>
  </w:abstractNum>
  <w:abstractNum w:abstractNumId="2" w15:restartNumberingAfterBreak="0">
    <w:nsid w:val="1925EBE5"/>
    <w:multiLevelType w:val="hybridMultilevel"/>
    <w:tmpl w:val="438E2DCE"/>
    <w:lvl w:ilvl="0" w:tplc="890C104C">
      <w:start w:val="1"/>
      <w:numFmt w:val="decimal"/>
      <w:lvlText w:val="%1."/>
      <w:lvlJc w:val="left"/>
      <w:pPr>
        <w:ind w:left="360" w:hanging="360"/>
      </w:pPr>
    </w:lvl>
    <w:lvl w:ilvl="1" w:tplc="7E783656">
      <w:start w:val="1"/>
      <w:numFmt w:val="lowerLetter"/>
      <w:lvlText w:val="%2."/>
      <w:lvlJc w:val="left"/>
      <w:pPr>
        <w:ind w:left="1080" w:hanging="360"/>
      </w:pPr>
    </w:lvl>
    <w:lvl w:ilvl="2" w:tplc="DC7AE6DA">
      <w:start w:val="1"/>
      <w:numFmt w:val="lowerRoman"/>
      <w:lvlText w:val="%3."/>
      <w:lvlJc w:val="right"/>
      <w:pPr>
        <w:ind w:left="1800" w:hanging="180"/>
      </w:pPr>
    </w:lvl>
    <w:lvl w:ilvl="3" w:tplc="C8200E64">
      <w:start w:val="1"/>
      <w:numFmt w:val="decimal"/>
      <w:lvlText w:val="%4."/>
      <w:lvlJc w:val="left"/>
      <w:pPr>
        <w:ind w:left="2520" w:hanging="360"/>
      </w:pPr>
    </w:lvl>
    <w:lvl w:ilvl="4" w:tplc="713C66E4">
      <w:start w:val="1"/>
      <w:numFmt w:val="lowerLetter"/>
      <w:lvlText w:val="%5."/>
      <w:lvlJc w:val="left"/>
      <w:pPr>
        <w:ind w:left="3240" w:hanging="360"/>
      </w:pPr>
    </w:lvl>
    <w:lvl w:ilvl="5" w:tplc="A934A258">
      <w:start w:val="1"/>
      <w:numFmt w:val="lowerRoman"/>
      <w:lvlText w:val="%6."/>
      <w:lvlJc w:val="right"/>
      <w:pPr>
        <w:ind w:left="3960" w:hanging="180"/>
      </w:pPr>
    </w:lvl>
    <w:lvl w:ilvl="6" w:tplc="7452E6E8">
      <w:start w:val="1"/>
      <w:numFmt w:val="decimal"/>
      <w:lvlText w:val="%7."/>
      <w:lvlJc w:val="left"/>
      <w:pPr>
        <w:ind w:left="4680" w:hanging="360"/>
      </w:pPr>
    </w:lvl>
    <w:lvl w:ilvl="7" w:tplc="D6E6F292">
      <w:start w:val="1"/>
      <w:numFmt w:val="lowerLetter"/>
      <w:lvlText w:val="%8."/>
      <w:lvlJc w:val="left"/>
      <w:pPr>
        <w:ind w:left="5400" w:hanging="360"/>
      </w:pPr>
    </w:lvl>
    <w:lvl w:ilvl="8" w:tplc="705E5450">
      <w:start w:val="1"/>
      <w:numFmt w:val="lowerRoman"/>
      <w:lvlText w:val="%9."/>
      <w:lvlJc w:val="right"/>
      <w:pPr>
        <w:ind w:left="6120" w:hanging="180"/>
      </w:pPr>
    </w:lvl>
  </w:abstractNum>
  <w:abstractNum w:abstractNumId="3" w15:restartNumberingAfterBreak="0">
    <w:nsid w:val="1CCFFBCD"/>
    <w:multiLevelType w:val="hybridMultilevel"/>
    <w:tmpl w:val="545CCCA2"/>
    <w:lvl w:ilvl="0" w:tplc="0060D620">
      <w:start w:val="1"/>
      <w:numFmt w:val="decimal"/>
      <w:lvlText w:val="%1."/>
      <w:lvlJc w:val="left"/>
      <w:pPr>
        <w:ind w:left="720" w:hanging="360"/>
      </w:pPr>
    </w:lvl>
    <w:lvl w:ilvl="1" w:tplc="0D4ECF8E">
      <w:start w:val="1"/>
      <w:numFmt w:val="lowerLetter"/>
      <w:lvlText w:val="%2."/>
      <w:lvlJc w:val="left"/>
      <w:pPr>
        <w:ind w:left="1440" w:hanging="360"/>
      </w:pPr>
    </w:lvl>
    <w:lvl w:ilvl="2" w:tplc="33521B88">
      <w:start w:val="1"/>
      <w:numFmt w:val="lowerRoman"/>
      <w:lvlText w:val="%3."/>
      <w:lvlJc w:val="right"/>
      <w:pPr>
        <w:ind w:left="2160" w:hanging="180"/>
      </w:pPr>
    </w:lvl>
    <w:lvl w:ilvl="3" w:tplc="85A44764">
      <w:start w:val="1"/>
      <w:numFmt w:val="decimal"/>
      <w:lvlText w:val="%4."/>
      <w:lvlJc w:val="left"/>
      <w:pPr>
        <w:ind w:left="2880" w:hanging="360"/>
      </w:pPr>
    </w:lvl>
    <w:lvl w:ilvl="4" w:tplc="41C21BA0">
      <w:start w:val="1"/>
      <w:numFmt w:val="lowerLetter"/>
      <w:lvlText w:val="%5."/>
      <w:lvlJc w:val="left"/>
      <w:pPr>
        <w:ind w:left="3600" w:hanging="360"/>
      </w:pPr>
    </w:lvl>
    <w:lvl w:ilvl="5" w:tplc="49688B12">
      <w:start w:val="1"/>
      <w:numFmt w:val="lowerRoman"/>
      <w:lvlText w:val="%6."/>
      <w:lvlJc w:val="right"/>
      <w:pPr>
        <w:ind w:left="4320" w:hanging="180"/>
      </w:pPr>
    </w:lvl>
    <w:lvl w:ilvl="6" w:tplc="A91AC7AA">
      <w:start w:val="1"/>
      <w:numFmt w:val="decimal"/>
      <w:lvlText w:val="%7."/>
      <w:lvlJc w:val="left"/>
      <w:pPr>
        <w:ind w:left="5040" w:hanging="360"/>
      </w:pPr>
    </w:lvl>
    <w:lvl w:ilvl="7" w:tplc="6FB61BD8">
      <w:start w:val="1"/>
      <w:numFmt w:val="lowerLetter"/>
      <w:lvlText w:val="%8."/>
      <w:lvlJc w:val="left"/>
      <w:pPr>
        <w:ind w:left="5760" w:hanging="360"/>
      </w:pPr>
    </w:lvl>
    <w:lvl w:ilvl="8" w:tplc="8DEE476E">
      <w:start w:val="1"/>
      <w:numFmt w:val="lowerRoman"/>
      <w:lvlText w:val="%9."/>
      <w:lvlJc w:val="right"/>
      <w:pPr>
        <w:ind w:left="6480" w:hanging="180"/>
      </w:pPr>
    </w:lvl>
  </w:abstractNum>
  <w:abstractNum w:abstractNumId="4" w15:restartNumberingAfterBreak="0">
    <w:nsid w:val="2A37B611"/>
    <w:multiLevelType w:val="hybridMultilevel"/>
    <w:tmpl w:val="F6A4BBAA"/>
    <w:lvl w:ilvl="0" w:tplc="EFC28DE0">
      <w:start w:val="1"/>
      <w:numFmt w:val="decimal"/>
      <w:lvlText w:val="%1."/>
      <w:lvlJc w:val="left"/>
      <w:pPr>
        <w:ind w:left="720" w:hanging="360"/>
      </w:pPr>
    </w:lvl>
    <w:lvl w:ilvl="1" w:tplc="68D2A2D0">
      <w:start w:val="1"/>
      <w:numFmt w:val="lowerLetter"/>
      <w:lvlText w:val="%2."/>
      <w:lvlJc w:val="left"/>
      <w:pPr>
        <w:ind w:left="1440" w:hanging="360"/>
      </w:pPr>
    </w:lvl>
    <w:lvl w:ilvl="2" w:tplc="86144770">
      <w:start w:val="1"/>
      <w:numFmt w:val="lowerRoman"/>
      <w:lvlText w:val="%3."/>
      <w:lvlJc w:val="right"/>
      <w:pPr>
        <w:ind w:left="2160" w:hanging="180"/>
      </w:pPr>
    </w:lvl>
    <w:lvl w:ilvl="3" w:tplc="03D084D4">
      <w:start w:val="1"/>
      <w:numFmt w:val="decimal"/>
      <w:lvlText w:val="%4."/>
      <w:lvlJc w:val="left"/>
      <w:pPr>
        <w:ind w:left="2880" w:hanging="360"/>
      </w:pPr>
    </w:lvl>
    <w:lvl w:ilvl="4" w:tplc="1ED430E4">
      <w:start w:val="1"/>
      <w:numFmt w:val="lowerLetter"/>
      <w:lvlText w:val="%5."/>
      <w:lvlJc w:val="left"/>
      <w:pPr>
        <w:ind w:left="3600" w:hanging="360"/>
      </w:pPr>
    </w:lvl>
    <w:lvl w:ilvl="5" w:tplc="E4786848">
      <w:start w:val="1"/>
      <w:numFmt w:val="lowerRoman"/>
      <w:lvlText w:val="%6."/>
      <w:lvlJc w:val="right"/>
      <w:pPr>
        <w:ind w:left="4320" w:hanging="180"/>
      </w:pPr>
    </w:lvl>
    <w:lvl w:ilvl="6" w:tplc="F2E4B020">
      <w:start w:val="1"/>
      <w:numFmt w:val="decimal"/>
      <w:lvlText w:val="%7."/>
      <w:lvlJc w:val="left"/>
      <w:pPr>
        <w:ind w:left="5040" w:hanging="360"/>
      </w:pPr>
    </w:lvl>
    <w:lvl w:ilvl="7" w:tplc="44921C38">
      <w:start w:val="1"/>
      <w:numFmt w:val="lowerLetter"/>
      <w:lvlText w:val="%8."/>
      <w:lvlJc w:val="left"/>
      <w:pPr>
        <w:ind w:left="5760" w:hanging="360"/>
      </w:pPr>
    </w:lvl>
    <w:lvl w:ilvl="8" w:tplc="F34AE856">
      <w:start w:val="1"/>
      <w:numFmt w:val="lowerRoman"/>
      <w:lvlText w:val="%9."/>
      <w:lvlJc w:val="right"/>
      <w:pPr>
        <w:ind w:left="6480" w:hanging="180"/>
      </w:pPr>
    </w:lvl>
  </w:abstractNum>
  <w:abstractNum w:abstractNumId="5" w15:restartNumberingAfterBreak="0">
    <w:nsid w:val="5F63A1EF"/>
    <w:multiLevelType w:val="hybridMultilevel"/>
    <w:tmpl w:val="C64CEF8A"/>
    <w:lvl w:ilvl="0" w:tplc="4768B4F0">
      <w:start w:val="1"/>
      <w:numFmt w:val="bullet"/>
      <w:lvlText w:val=""/>
      <w:lvlJc w:val="left"/>
      <w:pPr>
        <w:ind w:left="720" w:hanging="360"/>
      </w:pPr>
      <w:rPr>
        <w:rFonts w:hint="default" w:ascii="Symbol" w:hAnsi="Symbol"/>
      </w:rPr>
    </w:lvl>
    <w:lvl w:ilvl="1" w:tplc="07C09D68">
      <w:start w:val="1"/>
      <w:numFmt w:val="bullet"/>
      <w:lvlText w:val="o"/>
      <w:lvlJc w:val="left"/>
      <w:pPr>
        <w:ind w:left="1440" w:hanging="360"/>
      </w:pPr>
      <w:rPr>
        <w:rFonts w:hint="default" w:ascii="Courier New" w:hAnsi="Courier New"/>
      </w:rPr>
    </w:lvl>
    <w:lvl w:ilvl="2" w:tplc="0B9E03BA">
      <w:start w:val="1"/>
      <w:numFmt w:val="bullet"/>
      <w:lvlText w:val=""/>
      <w:lvlJc w:val="left"/>
      <w:pPr>
        <w:ind w:left="2160" w:hanging="360"/>
      </w:pPr>
      <w:rPr>
        <w:rFonts w:hint="default" w:ascii="Wingdings" w:hAnsi="Wingdings"/>
      </w:rPr>
    </w:lvl>
    <w:lvl w:ilvl="3" w:tplc="39803986">
      <w:start w:val="1"/>
      <w:numFmt w:val="bullet"/>
      <w:lvlText w:val=""/>
      <w:lvlJc w:val="left"/>
      <w:pPr>
        <w:ind w:left="2880" w:hanging="360"/>
      </w:pPr>
      <w:rPr>
        <w:rFonts w:hint="default" w:ascii="Symbol" w:hAnsi="Symbol"/>
      </w:rPr>
    </w:lvl>
    <w:lvl w:ilvl="4" w:tplc="5AB8B3B8">
      <w:start w:val="1"/>
      <w:numFmt w:val="bullet"/>
      <w:lvlText w:val="o"/>
      <w:lvlJc w:val="left"/>
      <w:pPr>
        <w:ind w:left="3600" w:hanging="360"/>
      </w:pPr>
      <w:rPr>
        <w:rFonts w:hint="default" w:ascii="Courier New" w:hAnsi="Courier New"/>
      </w:rPr>
    </w:lvl>
    <w:lvl w:ilvl="5" w:tplc="4308ED56">
      <w:start w:val="1"/>
      <w:numFmt w:val="bullet"/>
      <w:lvlText w:val=""/>
      <w:lvlJc w:val="left"/>
      <w:pPr>
        <w:ind w:left="4320" w:hanging="360"/>
      </w:pPr>
      <w:rPr>
        <w:rFonts w:hint="default" w:ascii="Wingdings" w:hAnsi="Wingdings"/>
      </w:rPr>
    </w:lvl>
    <w:lvl w:ilvl="6" w:tplc="A20C2930">
      <w:start w:val="1"/>
      <w:numFmt w:val="bullet"/>
      <w:lvlText w:val=""/>
      <w:lvlJc w:val="left"/>
      <w:pPr>
        <w:ind w:left="5040" w:hanging="360"/>
      </w:pPr>
      <w:rPr>
        <w:rFonts w:hint="default" w:ascii="Symbol" w:hAnsi="Symbol"/>
      </w:rPr>
    </w:lvl>
    <w:lvl w:ilvl="7" w:tplc="8E3627A6">
      <w:start w:val="1"/>
      <w:numFmt w:val="bullet"/>
      <w:lvlText w:val="o"/>
      <w:lvlJc w:val="left"/>
      <w:pPr>
        <w:ind w:left="5760" w:hanging="360"/>
      </w:pPr>
      <w:rPr>
        <w:rFonts w:hint="default" w:ascii="Courier New" w:hAnsi="Courier New"/>
      </w:rPr>
    </w:lvl>
    <w:lvl w:ilvl="8" w:tplc="7A6881B6">
      <w:start w:val="1"/>
      <w:numFmt w:val="bullet"/>
      <w:lvlText w:val=""/>
      <w:lvlJc w:val="left"/>
      <w:pPr>
        <w:ind w:left="6480" w:hanging="360"/>
      </w:pPr>
      <w:rPr>
        <w:rFonts w:hint="default" w:ascii="Wingdings" w:hAnsi="Wingdings"/>
      </w:rPr>
    </w:lvl>
  </w:abstractNum>
  <w:abstractNum w:abstractNumId="6" w15:restartNumberingAfterBreak="0">
    <w:nsid w:val="6B2BA1F8"/>
    <w:multiLevelType w:val="hybridMultilevel"/>
    <w:tmpl w:val="A54C04D0"/>
    <w:lvl w:ilvl="0" w:tplc="2020BD1C">
      <w:start w:val="1"/>
      <w:numFmt w:val="bullet"/>
      <w:lvlText w:val=""/>
      <w:lvlJc w:val="left"/>
      <w:pPr>
        <w:ind w:left="720" w:hanging="360"/>
      </w:pPr>
      <w:rPr>
        <w:rFonts w:hint="default" w:ascii="Symbol" w:hAnsi="Symbol"/>
      </w:rPr>
    </w:lvl>
    <w:lvl w:ilvl="1" w:tplc="6A4C5BE2">
      <w:start w:val="1"/>
      <w:numFmt w:val="bullet"/>
      <w:lvlText w:val="o"/>
      <w:lvlJc w:val="left"/>
      <w:pPr>
        <w:ind w:left="1440" w:hanging="360"/>
      </w:pPr>
      <w:rPr>
        <w:rFonts w:hint="default" w:ascii="Courier New" w:hAnsi="Courier New"/>
      </w:rPr>
    </w:lvl>
    <w:lvl w:ilvl="2" w:tplc="45ECFB9E">
      <w:start w:val="1"/>
      <w:numFmt w:val="bullet"/>
      <w:lvlText w:val=""/>
      <w:lvlJc w:val="left"/>
      <w:pPr>
        <w:ind w:left="2160" w:hanging="360"/>
      </w:pPr>
      <w:rPr>
        <w:rFonts w:hint="default" w:ascii="Wingdings" w:hAnsi="Wingdings"/>
      </w:rPr>
    </w:lvl>
    <w:lvl w:ilvl="3" w:tplc="65EC7EC6">
      <w:start w:val="1"/>
      <w:numFmt w:val="bullet"/>
      <w:lvlText w:val=""/>
      <w:lvlJc w:val="left"/>
      <w:pPr>
        <w:ind w:left="2880" w:hanging="360"/>
      </w:pPr>
      <w:rPr>
        <w:rFonts w:hint="default" w:ascii="Symbol" w:hAnsi="Symbol"/>
      </w:rPr>
    </w:lvl>
    <w:lvl w:ilvl="4" w:tplc="D87E0620">
      <w:start w:val="1"/>
      <w:numFmt w:val="bullet"/>
      <w:lvlText w:val="o"/>
      <w:lvlJc w:val="left"/>
      <w:pPr>
        <w:ind w:left="3600" w:hanging="360"/>
      </w:pPr>
      <w:rPr>
        <w:rFonts w:hint="default" w:ascii="Courier New" w:hAnsi="Courier New"/>
      </w:rPr>
    </w:lvl>
    <w:lvl w:ilvl="5" w:tplc="4148B482">
      <w:start w:val="1"/>
      <w:numFmt w:val="bullet"/>
      <w:lvlText w:val=""/>
      <w:lvlJc w:val="left"/>
      <w:pPr>
        <w:ind w:left="4320" w:hanging="360"/>
      </w:pPr>
      <w:rPr>
        <w:rFonts w:hint="default" w:ascii="Wingdings" w:hAnsi="Wingdings"/>
      </w:rPr>
    </w:lvl>
    <w:lvl w:ilvl="6" w:tplc="643600EE">
      <w:start w:val="1"/>
      <w:numFmt w:val="bullet"/>
      <w:lvlText w:val=""/>
      <w:lvlJc w:val="left"/>
      <w:pPr>
        <w:ind w:left="5040" w:hanging="360"/>
      </w:pPr>
      <w:rPr>
        <w:rFonts w:hint="default" w:ascii="Symbol" w:hAnsi="Symbol"/>
      </w:rPr>
    </w:lvl>
    <w:lvl w:ilvl="7" w:tplc="17E62858">
      <w:start w:val="1"/>
      <w:numFmt w:val="bullet"/>
      <w:lvlText w:val="o"/>
      <w:lvlJc w:val="left"/>
      <w:pPr>
        <w:ind w:left="5760" w:hanging="360"/>
      </w:pPr>
      <w:rPr>
        <w:rFonts w:hint="default" w:ascii="Courier New" w:hAnsi="Courier New"/>
      </w:rPr>
    </w:lvl>
    <w:lvl w:ilvl="8" w:tplc="3EA2394E">
      <w:start w:val="1"/>
      <w:numFmt w:val="bullet"/>
      <w:lvlText w:val=""/>
      <w:lvlJc w:val="left"/>
      <w:pPr>
        <w:ind w:left="6480" w:hanging="360"/>
      </w:pPr>
      <w:rPr>
        <w:rFonts w:hint="default" w:ascii="Wingdings" w:hAnsi="Wingdings"/>
      </w:rPr>
    </w:lvl>
  </w:abstractNum>
  <w:abstractNum w:abstractNumId="7" w15:restartNumberingAfterBreak="0">
    <w:nsid w:val="6B5C66DF"/>
    <w:multiLevelType w:val="hybridMultilevel"/>
    <w:tmpl w:val="2F7AAF5E"/>
    <w:lvl w:ilvl="0" w:tplc="3AAE86BC">
      <w:start w:val="1"/>
      <w:numFmt w:val="decimal"/>
      <w:lvlText w:val="%1."/>
      <w:lvlJc w:val="left"/>
      <w:pPr>
        <w:ind w:left="720" w:hanging="360"/>
      </w:pPr>
    </w:lvl>
    <w:lvl w:ilvl="1" w:tplc="452AD318">
      <w:start w:val="1"/>
      <w:numFmt w:val="lowerLetter"/>
      <w:lvlText w:val="%2."/>
      <w:lvlJc w:val="left"/>
      <w:pPr>
        <w:ind w:left="1440" w:hanging="360"/>
      </w:pPr>
    </w:lvl>
    <w:lvl w:ilvl="2" w:tplc="BB903B94">
      <w:start w:val="1"/>
      <w:numFmt w:val="lowerRoman"/>
      <w:lvlText w:val="%3."/>
      <w:lvlJc w:val="right"/>
      <w:pPr>
        <w:ind w:left="2160" w:hanging="180"/>
      </w:pPr>
    </w:lvl>
    <w:lvl w:ilvl="3" w:tplc="00DC691C">
      <w:start w:val="1"/>
      <w:numFmt w:val="decimal"/>
      <w:lvlText w:val="%4."/>
      <w:lvlJc w:val="left"/>
      <w:pPr>
        <w:ind w:left="2880" w:hanging="360"/>
      </w:pPr>
    </w:lvl>
    <w:lvl w:ilvl="4" w:tplc="D80245F0">
      <w:start w:val="1"/>
      <w:numFmt w:val="lowerLetter"/>
      <w:lvlText w:val="%5."/>
      <w:lvlJc w:val="left"/>
      <w:pPr>
        <w:ind w:left="3600" w:hanging="360"/>
      </w:pPr>
    </w:lvl>
    <w:lvl w:ilvl="5" w:tplc="627EF648">
      <w:start w:val="1"/>
      <w:numFmt w:val="lowerRoman"/>
      <w:lvlText w:val="%6."/>
      <w:lvlJc w:val="right"/>
      <w:pPr>
        <w:ind w:left="4320" w:hanging="180"/>
      </w:pPr>
    </w:lvl>
    <w:lvl w:ilvl="6" w:tplc="D60E7E90">
      <w:start w:val="1"/>
      <w:numFmt w:val="decimal"/>
      <w:lvlText w:val="%7."/>
      <w:lvlJc w:val="left"/>
      <w:pPr>
        <w:ind w:left="5040" w:hanging="360"/>
      </w:pPr>
    </w:lvl>
    <w:lvl w:ilvl="7" w:tplc="E8AC900C">
      <w:start w:val="1"/>
      <w:numFmt w:val="lowerLetter"/>
      <w:lvlText w:val="%8."/>
      <w:lvlJc w:val="left"/>
      <w:pPr>
        <w:ind w:left="5760" w:hanging="360"/>
      </w:pPr>
    </w:lvl>
    <w:lvl w:ilvl="8" w:tplc="93604428">
      <w:start w:val="1"/>
      <w:numFmt w:val="lowerRoman"/>
      <w:lvlText w:val="%9."/>
      <w:lvlJc w:val="right"/>
      <w:pPr>
        <w:ind w:left="6480" w:hanging="180"/>
      </w:pPr>
    </w:lvl>
  </w:abstractNum>
  <w:abstractNum w:abstractNumId="8" w15:restartNumberingAfterBreak="0">
    <w:nsid w:val="73EDA5B8"/>
    <w:multiLevelType w:val="hybridMultilevel"/>
    <w:tmpl w:val="4B8CB738"/>
    <w:lvl w:ilvl="0" w:tplc="5810F87A">
      <w:start w:val="1"/>
      <w:numFmt w:val="bullet"/>
      <w:lvlText w:val=""/>
      <w:lvlJc w:val="left"/>
      <w:pPr>
        <w:ind w:left="720" w:hanging="360"/>
      </w:pPr>
      <w:rPr>
        <w:rFonts w:hint="default" w:ascii="Symbol" w:hAnsi="Symbol"/>
      </w:rPr>
    </w:lvl>
    <w:lvl w:ilvl="1" w:tplc="02DC2DF8">
      <w:start w:val="1"/>
      <w:numFmt w:val="bullet"/>
      <w:lvlText w:val="o"/>
      <w:lvlJc w:val="left"/>
      <w:pPr>
        <w:ind w:left="1440" w:hanging="360"/>
      </w:pPr>
      <w:rPr>
        <w:rFonts w:hint="default" w:ascii="Courier New" w:hAnsi="Courier New"/>
      </w:rPr>
    </w:lvl>
    <w:lvl w:ilvl="2" w:tplc="E72C1868">
      <w:start w:val="1"/>
      <w:numFmt w:val="bullet"/>
      <w:lvlText w:val=""/>
      <w:lvlJc w:val="left"/>
      <w:pPr>
        <w:ind w:left="2160" w:hanging="360"/>
      </w:pPr>
      <w:rPr>
        <w:rFonts w:hint="default" w:ascii="Wingdings" w:hAnsi="Wingdings"/>
      </w:rPr>
    </w:lvl>
    <w:lvl w:ilvl="3" w:tplc="8FDA23DA">
      <w:start w:val="1"/>
      <w:numFmt w:val="bullet"/>
      <w:lvlText w:val=""/>
      <w:lvlJc w:val="left"/>
      <w:pPr>
        <w:ind w:left="2880" w:hanging="360"/>
      </w:pPr>
      <w:rPr>
        <w:rFonts w:hint="default" w:ascii="Symbol" w:hAnsi="Symbol"/>
      </w:rPr>
    </w:lvl>
    <w:lvl w:ilvl="4" w:tplc="EC8E88DC">
      <w:start w:val="1"/>
      <w:numFmt w:val="bullet"/>
      <w:lvlText w:val="o"/>
      <w:lvlJc w:val="left"/>
      <w:pPr>
        <w:ind w:left="3600" w:hanging="360"/>
      </w:pPr>
      <w:rPr>
        <w:rFonts w:hint="default" w:ascii="Courier New" w:hAnsi="Courier New"/>
      </w:rPr>
    </w:lvl>
    <w:lvl w:ilvl="5" w:tplc="F3CA1A18">
      <w:start w:val="1"/>
      <w:numFmt w:val="bullet"/>
      <w:lvlText w:val=""/>
      <w:lvlJc w:val="left"/>
      <w:pPr>
        <w:ind w:left="4320" w:hanging="360"/>
      </w:pPr>
      <w:rPr>
        <w:rFonts w:hint="default" w:ascii="Wingdings" w:hAnsi="Wingdings"/>
      </w:rPr>
    </w:lvl>
    <w:lvl w:ilvl="6" w:tplc="53B6C9AE">
      <w:start w:val="1"/>
      <w:numFmt w:val="bullet"/>
      <w:lvlText w:val=""/>
      <w:lvlJc w:val="left"/>
      <w:pPr>
        <w:ind w:left="5040" w:hanging="360"/>
      </w:pPr>
      <w:rPr>
        <w:rFonts w:hint="default" w:ascii="Symbol" w:hAnsi="Symbol"/>
      </w:rPr>
    </w:lvl>
    <w:lvl w:ilvl="7" w:tplc="9E2A3D04">
      <w:start w:val="1"/>
      <w:numFmt w:val="bullet"/>
      <w:lvlText w:val="o"/>
      <w:lvlJc w:val="left"/>
      <w:pPr>
        <w:ind w:left="5760" w:hanging="360"/>
      </w:pPr>
      <w:rPr>
        <w:rFonts w:hint="default" w:ascii="Courier New" w:hAnsi="Courier New"/>
      </w:rPr>
    </w:lvl>
    <w:lvl w:ilvl="8" w:tplc="34FE55C4">
      <w:start w:val="1"/>
      <w:numFmt w:val="bullet"/>
      <w:lvlText w:val=""/>
      <w:lvlJc w:val="left"/>
      <w:pPr>
        <w:ind w:left="6480" w:hanging="360"/>
      </w:pPr>
      <w:rPr>
        <w:rFonts w:hint="default" w:ascii="Wingdings" w:hAnsi="Wingdings"/>
      </w:rPr>
    </w:lvl>
  </w:abstractNum>
  <w:num w:numId="12">
    <w:abstractNumId w:val="11"/>
  </w:num>
  <w:num w:numId="11">
    <w:abstractNumId w:val="10"/>
  </w:num>
  <w:num w:numId="10">
    <w:abstractNumId w:val="9"/>
  </w:num>
  <w:num w:numId="1" w16cid:durableId="43720909">
    <w:abstractNumId w:val="1"/>
  </w:num>
  <w:num w:numId="2" w16cid:durableId="134294870">
    <w:abstractNumId w:val="5"/>
  </w:num>
  <w:num w:numId="3" w16cid:durableId="2144694311">
    <w:abstractNumId w:val="0"/>
  </w:num>
  <w:num w:numId="4" w16cid:durableId="968898218">
    <w:abstractNumId w:val="6"/>
  </w:num>
  <w:num w:numId="5" w16cid:durableId="58790694">
    <w:abstractNumId w:val="4"/>
  </w:num>
  <w:num w:numId="6" w16cid:durableId="1118720399">
    <w:abstractNumId w:val="8"/>
  </w:num>
  <w:num w:numId="7" w16cid:durableId="1185171626">
    <w:abstractNumId w:val="2"/>
  </w:num>
  <w:num w:numId="8" w16cid:durableId="551306521">
    <w:abstractNumId w:val="7"/>
  </w:num>
  <w:num w:numId="9" w16cid:durableId="833179986">
    <w:abstractNumId w:val="3"/>
  </w:num>
</w:numbering>
</file>

<file path=word/people.xml><?xml version="1.0" encoding="utf-8"?>
<w15:people xmlns:mc="http://schemas.openxmlformats.org/markup-compatibility/2006" xmlns:w15="http://schemas.microsoft.com/office/word/2012/wordml" mc:Ignorable="w15">
  <w15:person w15:author="Aakash J John [Litmus7]">
    <w15:presenceInfo w15:providerId="AD" w15:userId="S::aakash.j@litmus7.com::58af64a4-98de-45c6-ad7f-133db17acb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582C8E"/>
    <w:rsid w:val="000159DD"/>
    <w:rsid w:val="000B339B"/>
    <w:rsid w:val="000D6D22"/>
    <w:rsid w:val="000E4127"/>
    <w:rsid w:val="00100B56"/>
    <w:rsid w:val="001116A6"/>
    <w:rsid w:val="00121AE4"/>
    <w:rsid w:val="001264C6"/>
    <w:rsid w:val="001440DF"/>
    <w:rsid w:val="001E05C9"/>
    <w:rsid w:val="001E7440"/>
    <w:rsid w:val="002556CA"/>
    <w:rsid w:val="00281242"/>
    <w:rsid w:val="002A02BF"/>
    <w:rsid w:val="00306B07"/>
    <w:rsid w:val="0038285B"/>
    <w:rsid w:val="003968D6"/>
    <w:rsid w:val="00446A6A"/>
    <w:rsid w:val="004576E2"/>
    <w:rsid w:val="004FC013"/>
    <w:rsid w:val="0054135E"/>
    <w:rsid w:val="00564987"/>
    <w:rsid w:val="005757E4"/>
    <w:rsid w:val="005A38ED"/>
    <w:rsid w:val="00696D06"/>
    <w:rsid w:val="007B4282"/>
    <w:rsid w:val="00832541"/>
    <w:rsid w:val="00892CC7"/>
    <w:rsid w:val="008F4E9A"/>
    <w:rsid w:val="0090063D"/>
    <w:rsid w:val="009037F3"/>
    <w:rsid w:val="0095E6BA"/>
    <w:rsid w:val="009A5CD4"/>
    <w:rsid w:val="009B5C9B"/>
    <w:rsid w:val="00A1001E"/>
    <w:rsid w:val="00A767C5"/>
    <w:rsid w:val="00AA7CEE"/>
    <w:rsid w:val="00B648D9"/>
    <w:rsid w:val="00C53D1A"/>
    <w:rsid w:val="00CBA96C"/>
    <w:rsid w:val="00D00E5A"/>
    <w:rsid w:val="00E90717"/>
    <w:rsid w:val="00EB1C52"/>
    <w:rsid w:val="00EE6B1A"/>
    <w:rsid w:val="00F965C2"/>
    <w:rsid w:val="00FC6CE1"/>
    <w:rsid w:val="01089108"/>
    <w:rsid w:val="0118AC5E"/>
    <w:rsid w:val="0128C62D"/>
    <w:rsid w:val="014579A9"/>
    <w:rsid w:val="01461CCD"/>
    <w:rsid w:val="019E2CBB"/>
    <w:rsid w:val="01B52B19"/>
    <w:rsid w:val="01E33427"/>
    <w:rsid w:val="020BA049"/>
    <w:rsid w:val="020F9E3E"/>
    <w:rsid w:val="025DD2B0"/>
    <w:rsid w:val="02A578BE"/>
    <w:rsid w:val="032D46B3"/>
    <w:rsid w:val="034F14D9"/>
    <w:rsid w:val="0375646A"/>
    <w:rsid w:val="03E22F98"/>
    <w:rsid w:val="04B64FD4"/>
    <w:rsid w:val="04FEB0EB"/>
    <w:rsid w:val="05C2E168"/>
    <w:rsid w:val="05D7E385"/>
    <w:rsid w:val="06179796"/>
    <w:rsid w:val="06224477"/>
    <w:rsid w:val="06272B71"/>
    <w:rsid w:val="063232C1"/>
    <w:rsid w:val="063F2028"/>
    <w:rsid w:val="066AE0D2"/>
    <w:rsid w:val="07CA9A4A"/>
    <w:rsid w:val="07EA75D4"/>
    <w:rsid w:val="08146FC2"/>
    <w:rsid w:val="0850CC90"/>
    <w:rsid w:val="08582C8E"/>
    <w:rsid w:val="08E87E26"/>
    <w:rsid w:val="092C58A2"/>
    <w:rsid w:val="09A54227"/>
    <w:rsid w:val="09A9D767"/>
    <w:rsid w:val="09B5FA14"/>
    <w:rsid w:val="09D678B0"/>
    <w:rsid w:val="09EB7851"/>
    <w:rsid w:val="0A0797EB"/>
    <w:rsid w:val="0A68DC54"/>
    <w:rsid w:val="0A7B60B1"/>
    <w:rsid w:val="0AAF44D0"/>
    <w:rsid w:val="0B10D7BE"/>
    <w:rsid w:val="0B11FFCB"/>
    <w:rsid w:val="0B20C7DC"/>
    <w:rsid w:val="0B4D078B"/>
    <w:rsid w:val="0B5E3906"/>
    <w:rsid w:val="0B6985FD"/>
    <w:rsid w:val="0B9DA587"/>
    <w:rsid w:val="0B9E5EBE"/>
    <w:rsid w:val="0BE2C89C"/>
    <w:rsid w:val="0C1499FC"/>
    <w:rsid w:val="0C38FE51"/>
    <w:rsid w:val="0CC56A1E"/>
    <w:rsid w:val="0D0DBADB"/>
    <w:rsid w:val="0D315260"/>
    <w:rsid w:val="0D6C89B5"/>
    <w:rsid w:val="0E64C671"/>
    <w:rsid w:val="0E746A52"/>
    <w:rsid w:val="0E8CDCAC"/>
    <w:rsid w:val="0EAD927D"/>
    <w:rsid w:val="0EF2025F"/>
    <w:rsid w:val="0F03ECB4"/>
    <w:rsid w:val="0F05EBFA"/>
    <w:rsid w:val="0F3148FF"/>
    <w:rsid w:val="0F4764E7"/>
    <w:rsid w:val="0F9814B1"/>
    <w:rsid w:val="0F9A3827"/>
    <w:rsid w:val="0FA300F3"/>
    <w:rsid w:val="0FDC7B33"/>
    <w:rsid w:val="1094BC0E"/>
    <w:rsid w:val="1099FC8B"/>
    <w:rsid w:val="10ACFA1A"/>
    <w:rsid w:val="10BC84F4"/>
    <w:rsid w:val="10D0575B"/>
    <w:rsid w:val="112AEB6D"/>
    <w:rsid w:val="1197BF91"/>
    <w:rsid w:val="11C0ED0A"/>
    <w:rsid w:val="11D5F356"/>
    <w:rsid w:val="12240677"/>
    <w:rsid w:val="1230260A"/>
    <w:rsid w:val="129C78D0"/>
    <w:rsid w:val="12F36CE4"/>
    <w:rsid w:val="12FE2E53"/>
    <w:rsid w:val="136323F7"/>
    <w:rsid w:val="13725BFC"/>
    <w:rsid w:val="13762315"/>
    <w:rsid w:val="13820AC6"/>
    <w:rsid w:val="141B11AF"/>
    <w:rsid w:val="141D68DD"/>
    <w:rsid w:val="143E79CD"/>
    <w:rsid w:val="144E250F"/>
    <w:rsid w:val="14530518"/>
    <w:rsid w:val="1475935D"/>
    <w:rsid w:val="148501ED"/>
    <w:rsid w:val="149F77CA"/>
    <w:rsid w:val="155B337A"/>
    <w:rsid w:val="1579D569"/>
    <w:rsid w:val="15AED1C3"/>
    <w:rsid w:val="161BB53B"/>
    <w:rsid w:val="162FA9F8"/>
    <w:rsid w:val="16425032"/>
    <w:rsid w:val="164DB330"/>
    <w:rsid w:val="1674D2FD"/>
    <w:rsid w:val="169CA32C"/>
    <w:rsid w:val="16B6A172"/>
    <w:rsid w:val="16E72DD9"/>
    <w:rsid w:val="16F977EF"/>
    <w:rsid w:val="17CFF03A"/>
    <w:rsid w:val="183EF881"/>
    <w:rsid w:val="186BABB0"/>
    <w:rsid w:val="18881EF5"/>
    <w:rsid w:val="188E6407"/>
    <w:rsid w:val="18932162"/>
    <w:rsid w:val="18B8032D"/>
    <w:rsid w:val="18C410A2"/>
    <w:rsid w:val="18DBB9E8"/>
    <w:rsid w:val="193FD1B3"/>
    <w:rsid w:val="1944225A"/>
    <w:rsid w:val="199B0E35"/>
    <w:rsid w:val="19A190D8"/>
    <w:rsid w:val="19AD59EF"/>
    <w:rsid w:val="1A39E1F5"/>
    <w:rsid w:val="1A4B78A1"/>
    <w:rsid w:val="1A566F86"/>
    <w:rsid w:val="1A606E14"/>
    <w:rsid w:val="1A849CDB"/>
    <w:rsid w:val="1AA8A058"/>
    <w:rsid w:val="1AB80F96"/>
    <w:rsid w:val="1AC1EF9F"/>
    <w:rsid w:val="1ADBCE89"/>
    <w:rsid w:val="1B16B687"/>
    <w:rsid w:val="1B9E8840"/>
    <w:rsid w:val="1C132AD4"/>
    <w:rsid w:val="1C42AE08"/>
    <w:rsid w:val="1C55B198"/>
    <w:rsid w:val="1C56E05D"/>
    <w:rsid w:val="1C69A5C2"/>
    <w:rsid w:val="1C9AE829"/>
    <w:rsid w:val="1CC73462"/>
    <w:rsid w:val="1D4CA000"/>
    <w:rsid w:val="1D4F13BF"/>
    <w:rsid w:val="1D8D7A22"/>
    <w:rsid w:val="1D99DD82"/>
    <w:rsid w:val="1DAF11C8"/>
    <w:rsid w:val="1DB15DE1"/>
    <w:rsid w:val="1DBB9EE4"/>
    <w:rsid w:val="1DC87767"/>
    <w:rsid w:val="1E01DFF7"/>
    <w:rsid w:val="1E0B31AD"/>
    <w:rsid w:val="1E3706F4"/>
    <w:rsid w:val="1E395389"/>
    <w:rsid w:val="1E3F0E72"/>
    <w:rsid w:val="1E70D859"/>
    <w:rsid w:val="1E793932"/>
    <w:rsid w:val="1E7BC03D"/>
    <w:rsid w:val="1F688A56"/>
    <w:rsid w:val="1F9806C5"/>
    <w:rsid w:val="1FC251E7"/>
    <w:rsid w:val="203D9339"/>
    <w:rsid w:val="20AAA2AB"/>
    <w:rsid w:val="20B5853D"/>
    <w:rsid w:val="20DF27DF"/>
    <w:rsid w:val="20E8E20F"/>
    <w:rsid w:val="20FD6715"/>
    <w:rsid w:val="211752A8"/>
    <w:rsid w:val="2165EB8D"/>
    <w:rsid w:val="216CAA1D"/>
    <w:rsid w:val="21889DF4"/>
    <w:rsid w:val="219CCC03"/>
    <w:rsid w:val="22064F34"/>
    <w:rsid w:val="22344A62"/>
    <w:rsid w:val="223BEA1F"/>
    <w:rsid w:val="22E6E301"/>
    <w:rsid w:val="22EB593B"/>
    <w:rsid w:val="22FFEEDA"/>
    <w:rsid w:val="23089AF1"/>
    <w:rsid w:val="231014A1"/>
    <w:rsid w:val="2341FEAF"/>
    <w:rsid w:val="23C0C574"/>
    <w:rsid w:val="23C5BEC5"/>
    <w:rsid w:val="23D12CC9"/>
    <w:rsid w:val="23EA62D1"/>
    <w:rsid w:val="2433B2C0"/>
    <w:rsid w:val="24522EE8"/>
    <w:rsid w:val="24569ABE"/>
    <w:rsid w:val="24694198"/>
    <w:rsid w:val="24729EE4"/>
    <w:rsid w:val="249B94B1"/>
    <w:rsid w:val="24B2EC42"/>
    <w:rsid w:val="24CA4F8E"/>
    <w:rsid w:val="252C4872"/>
    <w:rsid w:val="2543D053"/>
    <w:rsid w:val="25997A87"/>
    <w:rsid w:val="25AAEC88"/>
    <w:rsid w:val="25B953FC"/>
    <w:rsid w:val="2680B5D0"/>
    <w:rsid w:val="26B72C98"/>
    <w:rsid w:val="270C7D37"/>
    <w:rsid w:val="270FB5CD"/>
    <w:rsid w:val="2733509E"/>
    <w:rsid w:val="275319A8"/>
    <w:rsid w:val="2763C6DC"/>
    <w:rsid w:val="2792F62E"/>
    <w:rsid w:val="27A098C4"/>
    <w:rsid w:val="27A9A451"/>
    <w:rsid w:val="27BE321B"/>
    <w:rsid w:val="283F62AA"/>
    <w:rsid w:val="2844A22C"/>
    <w:rsid w:val="286A6E6C"/>
    <w:rsid w:val="287E61BB"/>
    <w:rsid w:val="28E2D699"/>
    <w:rsid w:val="28E3D0B8"/>
    <w:rsid w:val="292D65AD"/>
    <w:rsid w:val="29527A12"/>
    <w:rsid w:val="2954821D"/>
    <w:rsid w:val="297D403E"/>
    <w:rsid w:val="2992FC6F"/>
    <w:rsid w:val="29AC0EC7"/>
    <w:rsid w:val="29BF9031"/>
    <w:rsid w:val="29C02CC4"/>
    <w:rsid w:val="29CD72F4"/>
    <w:rsid w:val="29F5DE1D"/>
    <w:rsid w:val="2A5CED92"/>
    <w:rsid w:val="2AAD8CAF"/>
    <w:rsid w:val="2AD53C8B"/>
    <w:rsid w:val="2AE3DD18"/>
    <w:rsid w:val="2AE74B02"/>
    <w:rsid w:val="2B2886FA"/>
    <w:rsid w:val="2B93A48C"/>
    <w:rsid w:val="2BD31928"/>
    <w:rsid w:val="2BDB3E35"/>
    <w:rsid w:val="2BFC57A6"/>
    <w:rsid w:val="2C097014"/>
    <w:rsid w:val="2C0E539B"/>
    <w:rsid w:val="2C93D2AC"/>
    <w:rsid w:val="2C9D9B27"/>
    <w:rsid w:val="2CAA503B"/>
    <w:rsid w:val="2CB11D8C"/>
    <w:rsid w:val="2D1C4A50"/>
    <w:rsid w:val="2D68D2CE"/>
    <w:rsid w:val="2D9235E2"/>
    <w:rsid w:val="2DD1BA93"/>
    <w:rsid w:val="2DD73A80"/>
    <w:rsid w:val="2E17889C"/>
    <w:rsid w:val="2E44E2CC"/>
    <w:rsid w:val="2E45C63D"/>
    <w:rsid w:val="2E8D402B"/>
    <w:rsid w:val="2EDA8A9C"/>
    <w:rsid w:val="2F774FF2"/>
    <w:rsid w:val="2FE25A05"/>
    <w:rsid w:val="300DC07B"/>
    <w:rsid w:val="3011E876"/>
    <w:rsid w:val="303540E2"/>
    <w:rsid w:val="3068CEE6"/>
    <w:rsid w:val="30BBDC3F"/>
    <w:rsid w:val="30FB71B0"/>
    <w:rsid w:val="31164F3C"/>
    <w:rsid w:val="3121777D"/>
    <w:rsid w:val="31328BEC"/>
    <w:rsid w:val="31354CEA"/>
    <w:rsid w:val="314C18DD"/>
    <w:rsid w:val="317DD624"/>
    <w:rsid w:val="321D5C0F"/>
    <w:rsid w:val="321FB57D"/>
    <w:rsid w:val="325918DD"/>
    <w:rsid w:val="325C69E7"/>
    <w:rsid w:val="32752399"/>
    <w:rsid w:val="32D443A6"/>
    <w:rsid w:val="32D8B8E9"/>
    <w:rsid w:val="32DA2F50"/>
    <w:rsid w:val="32E49E6B"/>
    <w:rsid w:val="333FE86B"/>
    <w:rsid w:val="33AEB736"/>
    <w:rsid w:val="33E1301E"/>
    <w:rsid w:val="33E43AA6"/>
    <w:rsid w:val="340F3E88"/>
    <w:rsid w:val="347222C0"/>
    <w:rsid w:val="347F70CF"/>
    <w:rsid w:val="34CEF409"/>
    <w:rsid w:val="34DE2F03"/>
    <w:rsid w:val="35317062"/>
    <w:rsid w:val="35564FDB"/>
    <w:rsid w:val="359803D9"/>
    <w:rsid w:val="36190D31"/>
    <w:rsid w:val="3636AC5F"/>
    <w:rsid w:val="363DCCA9"/>
    <w:rsid w:val="3640140B"/>
    <w:rsid w:val="36789F3E"/>
    <w:rsid w:val="36937A40"/>
    <w:rsid w:val="36FC52FC"/>
    <w:rsid w:val="37402A23"/>
    <w:rsid w:val="3753E251"/>
    <w:rsid w:val="377A7DC7"/>
    <w:rsid w:val="379F23F7"/>
    <w:rsid w:val="382FEBEB"/>
    <w:rsid w:val="38720353"/>
    <w:rsid w:val="387BCD92"/>
    <w:rsid w:val="38960CDA"/>
    <w:rsid w:val="38B059C1"/>
    <w:rsid w:val="38EFF1BE"/>
    <w:rsid w:val="390045F9"/>
    <w:rsid w:val="397285D0"/>
    <w:rsid w:val="39B586EC"/>
    <w:rsid w:val="39C5C37C"/>
    <w:rsid w:val="39E5415C"/>
    <w:rsid w:val="3A5AE3C7"/>
    <w:rsid w:val="3A8AFEF4"/>
    <w:rsid w:val="3AEC3068"/>
    <w:rsid w:val="3B80346E"/>
    <w:rsid w:val="3B8632F2"/>
    <w:rsid w:val="3BD6D394"/>
    <w:rsid w:val="3C1B0F90"/>
    <w:rsid w:val="3C1E13E7"/>
    <w:rsid w:val="3C28A9BD"/>
    <w:rsid w:val="3C2A55BC"/>
    <w:rsid w:val="3C5BC3E1"/>
    <w:rsid w:val="3CBCF62E"/>
    <w:rsid w:val="3CF7C62C"/>
    <w:rsid w:val="3D2608C0"/>
    <w:rsid w:val="3D3DB5C7"/>
    <w:rsid w:val="3DAA5EC2"/>
    <w:rsid w:val="3DC72F21"/>
    <w:rsid w:val="3DD5EC06"/>
    <w:rsid w:val="3DDEA515"/>
    <w:rsid w:val="3E33B685"/>
    <w:rsid w:val="3EAF45B2"/>
    <w:rsid w:val="3EB793CF"/>
    <w:rsid w:val="3EFA1718"/>
    <w:rsid w:val="3F4E1F8E"/>
    <w:rsid w:val="3F4E43CE"/>
    <w:rsid w:val="3F90B46C"/>
    <w:rsid w:val="3FC349DE"/>
    <w:rsid w:val="3FD088B6"/>
    <w:rsid w:val="3FF4872F"/>
    <w:rsid w:val="3FF6F48C"/>
    <w:rsid w:val="40143538"/>
    <w:rsid w:val="404125E2"/>
    <w:rsid w:val="404F7E81"/>
    <w:rsid w:val="406C6065"/>
    <w:rsid w:val="4153609C"/>
    <w:rsid w:val="416308F8"/>
    <w:rsid w:val="41B47273"/>
    <w:rsid w:val="41EA8093"/>
    <w:rsid w:val="41F91826"/>
    <w:rsid w:val="426F6673"/>
    <w:rsid w:val="4285ABC2"/>
    <w:rsid w:val="42F7339A"/>
    <w:rsid w:val="43076508"/>
    <w:rsid w:val="431807CE"/>
    <w:rsid w:val="43212958"/>
    <w:rsid w:val="43307A06"/>
    <w:rsid w:val="4356C6B2"/>
    <w:rsid w:val="437027C5"/>
    <w:rsid w:val="437ECA6C"/>
    <w:rsid w:val="43B7996E"/>
    <w:rsid w:val="43C99FEA"/>
    <w:rsid w:val="43DF0FCA"/>
    <w:rsid w:val="43E5C23C"/>
    <w:rsid w:val="44271252"/>
    <w:rsid w:val="447BC114"/>
    <w:rsid w:val="4504BA47"/>
    <w:rsid w:val="450F9033"/>
    <w:rsid w:val="451C94BA"/>
    <w:rsid w:val="4523BF09"/>
    <w:rsid w:val="459E18C4"/>
    <w:rsid w:val="467B520C"/>
    <w:rsid w:val="46BF2016"/>
    <w:rsid w:val="470C0665"/>
    <w:rsid w:val="472BC5AE"/>
    <w:rsid w:val="474BCE2D"/>
    <w:rsid w:val="477128BB"/>
    <w:rsid w:val="477A6BFE"/>
    <w:rsid w:val="478C92E3"/>
    <w:rsid w:val="481418B2"/>
    <w:rsid w:val="481B16E4"/>
    <w:rsid w:val="493EE119"/>
    <w:rsid w:val="49797C39"/>
    <w:rsid w:val="497F6FE6"/>
    <w:rsid w:val="49F8BA88"/>
    <w:rsid w:val="4A1142D5"/>
    <w:rsid w:val="4A52F032"/>
    <w:rsid w:val="4A5D7555"/>
    <w:rsid w:val="4A671779"/>
    <w:rsid w:val="4ACE173C"/>
    <w:rsid w:val="4B442919"/>
    <w:rsid w:val="4B7FDED9"/>
    <w:rsid w:val="4BE75163"/>
    <w:rsid w:val="4BF3EF1A"/>
    <w:rsid w:val="4BF501FE"/>
    <w:rsid w:val="4C34BF1C"/>
    <w:rsid w:val="4C412178"/>
    <w:rsid w:val="4C895EFD"/>
    <w:rsid w:val="4CF5C533"/>
    <w:rsid w:val="4D1F8DCA"/>
    <w:rsid w:val="4D62C747"/>
    <w:rsid w:val="4D671341"/>
    <w:rsid w:val="4D9CC794"/>
    <w:rsid w:val="4DAE6B48"/>
    <w:rsid w:val="4DDA6D6F"/>
    <w:rsid w:val="4DEA33E6"/>
    <w:rsid w:val="4E2E728E"/>
    <w:rsid w:val="4E38A487"/>
    <w:rsid w:val="4EC31FEC"/>
    <w:rsid w:val="4EE4494D"/>
    <w:rsid w:val="4F028A22"/>
    <w:rsid w:val="4F401894"/>
    <w:rsid w:val="4F4A9201"/>
    <w:rsid w:val="4F4C55E7"/>
    <w:rsid w:val="4F57EE61"/>
    <w:rsid w:val="4F6D3973"/>
    <w:rsid w:val="4F7A5BF9"/>
    <w:rsid w:val="4FB46F62"/>
    <w:rsid w:val="4FC51166"/>
    <w:rsid w:val="4FF43663"/>
    <w:rsid w:val="506801F0"/>
    <w:rsid w:val="5094B021"/>
    <w:rsid w:val="509DBFBD"/>
    <w:rsid w:val="511BC0DA"/>
    <w:rsid w:val="515AE27B"/>
    <w:rsid w:val="51AFC7C4"/>
    <w:rsid w:val="51BA737C"/>
    <w:rsid w:val="522068F5"/>
    <w:rsid w:val="525EEBEE"/>
    <w:rsid w:val="529A4E1B"/>
    <w:rsid w:val="52B5FCEF"/>
    <w:rsid w:val="52C12E1F"/>
    <w:rsid w:val="5341E497"/>
    <w:rsid w:val="5345BFB3"/>
    <w:rsid w:val="535159FA"/>
    <w:rsid w:val="53C935C7"/>
    <w:rsid w:val="53CC32CA"/>
    <w:rsid w:val="541FC1F7"/>
    <w:rsid w:val="544632AC"/>
    <w:rsid w:val="548D4A0C"/>
    <w:rsid w:val="54A47FB6"/>
    <w:rsid w:val="54D5DE7B"/>
    <w:rsid w:val="5502EAC6"/>
    <w:rsid w:val="55439CB1"/>
    <w:rsid w:val="5552869F"/>
    <w:rsid w:val="5579F527"/>
    <w:rsid w:val="557F047E"/>
    <w:rsid w:val="55C4FF53"/>
    <w:rsid w:val="55E81CDD"/>
    <w:rsid w:val="55EC5D10"/>
    <w:rsid w:val="560D7703"/>
    <w:rsid w:val="5612CC7A"/>
    <w:rsid w:val="564AAA1F"/>
    <w:rsid w:val="565FD2B5"/>
    <w:rsid w:val="56A32B0C"/>
    <w:rsid w:val="56BF9121"/>
    <w:rsid w:val="56E8AE50"/>
    <w:rsid w:val="579AC539"/>
    <w:rsid w:val="579C528B"/>
    <w:rsid w:val="57A42B1E"/>
    <w:rsid w:val="57E9837B"/>
    <w:rsid w:val="5853CE13"/>
    <w:rsid w:val="59971489"/>
    <w:rsid w:val="59AD2482"/>
    <w:rsid w:val="59D549E0"/>
    <w:rsid w:val="5A04E10E"/>
    <w:rsid w:val="5A11BCDC"/>
    <w:rsid w:val="5A51070C"/>
    <w:rsid w:val="5A58B81C"/>
    <w:rsid w:val="5AA74905"/>
    <w:rsid w:val="5AC9B6CC"/>
    <w:rsid w:val="5ACC47E0"/>
    <w:rsid w:val="5AD418F1"/>
    <w:rsid w:val="5AD5427D"/>
    <w:rsid w:val="5AD588D7"/>
    <w:rsid w:val="5AF13195"/>
    <w:rsid w:val="5B1DA629"/>
    <w:rsid w:val="5B710B63"/>
    <w:rsid w:val="5BCD3F84"/>
    <w:rsid w:val="5BF11990"/>
    <w:rsid w:val="5C3A8283"/>
    <w:rsid w:val="5C4618C6"/>
    <w:rsid w:val="5C54503B"/>
    <w:rsid w:val="5CB8CCB5"/>
    <w:rsid w:val="5CCB9A85"/>
    <w:rsid w:val="5D2A3081"/>
    <w:rsid w:val="5D30E243"/>
    <w:rsid w:val="5D356AF3"/>
    <w:rsid w:val="5D3A5921"/>
    <w:rsid w:val="5D66A0CB"/>
    <w:rsid w:val="5DC33044"/>
    <w:rsid w:val="5E24F2F7"/>
    <w:rsid w:val="5F986E65"/>
    <w:rsid w:val="5FBC4DD6"/>
    <w:rsid w:val="5FF29D39"/>
    <w:rsid w:val="6044F368"/>
    <w:rsid w:val="606DFA98"/>
    <w:rsid w:val="607E9036"/>
    <w:rsid w:val="60869B97"/>
    <w:rsid w:val="6096F77F"/>
    <w:rsid w:val="609FB64D"/>
    <w:rsid w:val="60A02AC8"/>
    <w:rsid w:val="612D7011"/>
    <w:rsid w:val="61BE9198"/>
    <w:rsid w:val="61D1331D"/>
    <w:rsid w:val="62178F7A"/>
    <w:rsid w:val="621F0FB1"/>
    <w:rsid w:val="624D9F88"/>
    <w:rsid w:val="6277A515"/>
    <w:rsid w:val="62E58B41"/>
    <w:rsid w:val="62FE88E1"/>
    <w:rsid w:val="631CACE8"/>
    <w:rsid w:val="63A744D7"/>
    <w:rsid w:val="63E42F02"/>
    <w:rsid w:val="6458A961"/>
    <w:rsid w:val="649DC0AC"/>
    <w:rsid w:val="64BF6A41"/>
    <w:rsid w:val="64D3700A"/>
    <w:rsid w:val="64D7AD98"/>
    <w:rsid w:val="6542FB0D"/>
    <w:rsid w:val="65C20EAE"/>
    <w:rsid w:val="65D01900"/>
    <w:rsid w:val="65EA3DA4"/>
    <w:rsid w:val="66654CE0"/>
    <w:rsid w:val="66A525CB"/>
    <w:rsid w:val="66D4E74F"/>
    <w:rsid w:val="66D77D76"/>
    <w:rsid w:val="670EB147"/>
    <w:rsid w:val="6738359E"/>
    <w:rsid w:val="677CC2D8"/>
    <w:rsid w:val="67C5F082"/>
    <w:rsid w:val="6806A5D6"/>
    <w:rsid w:val="680F10B1"/>
    <w:rsid w:val="68454182"/>
    <w:rsid w:val="68959B95"/>
    <w:rsid w:val="68A3844B"/>
    <w:rsid w:val="68B2DB6D"/>
    <w:rsid w:val="68D484D3"/>
    <w:rsid w:val="69318369"/>
    <w:rsid w:val="69614053"/>
    <w:rsid w:val="69675C20"/>
    <w:rsid w:val="69917AAA"/>
    <w:rsid w:val="699B2F8B"/>
    <w:rsid w:val="69A8FF10"/>
    <w:rsid w:val="69AD8508"/>
    <w:rsid w:val="69B4DA79"/>
    <w:rsid w:val="69CABB8B"/>
    <w:rsid w:val="69CCD160"/>
    <w:rsid w:val="69D3906E"/>
    <w:rsid w:val="6A126FD8"/>
    <w:rsid w:val="6A1871AB"/>
    <w:rsid w:val="6A61307E"/>
    <w:rsid w:val="6A6FAB50"/>
    <w:rsid w:val="6AEAFC52"/>
    <w:rsid w:val="6AF32DA8"/>
    <w:rsid w:val="6AFE357F"/>
    <w:rsid w:val="6B29DBA0"/>
    <w:rsid w:val="6B5C3375"/>
    <w:rsid w:val="6B6B8D67"/>
    <w:rsid w:val="6B781CEA"/>
    <w:rsid w:val="6B8AE646"/>
    <w:rsid w:val="6BB265B2"/>
    <w:rsid w:val="6C132865"/>
    <w:rsid w:val="6C2F7630"/>
    <w:rsid w:val="6C595FA9"/>
    <w:rsid w:val="6C6DF0B9"/>
    <w:rsid w:val="6CC1D3F1"/>
    <w:rsid w:val="6CD0B403"/>
    <w:rsid w:val="6D0A45BF"/>
    <w:rsid w:val="6D527EC5"/>
    <w:rsid w:val="6D5FB11F"/>
    <w:rsid w:val="6D709007"/>
    <w:rsid w:val="6D93A87B"/>
    <w:rsid w:val="6DF12AAC"/>
    <w:rsid w:val="6E773E9B"/>
    <w:rsid w:val="6E7D2FFB"/>
    <w:rsid w:val="6E9A510C"/>
    <w:rsid w:val="6EAD10CF"/>
    <w:rsid w:val="6ED0B7B9"/>
    <w:rsid w:val="6EDCFFEA"/>
    <w:rsid w:val="6F316222"/>
    <w:rsid w:val="6F31D0C9"/>
    <w:rsid w:val="6F3AD250"/>
    <w:rsid w:val="6F4559DC"/>
    <w:rsid w:val="6FA3A859"/>
    <w:rsid w:val="6FBE54B8"/>
    <w:rsid w:val="7009568B"/>
    <w:rsid w:val="70513E5E"/>
    <w:rsid w:val="70898B98"/>
    <w:rsid w:val="70CFE439"/>
    <w:rsid w:val="70E2360F"/>
    <w:rsid w:val="710A8CA2"/>
    <w:rsid w:val="7130A74C"/>
    <w:rsid w:val="71679A1E"/>
    <w:rsid w:val="717955E3"/>
    <w:rsid w:val="71818A43"/>
    <w:rsid w:val="71A6514C"/>
    <w:rsid w:val="71A7839E"/>
    <w:rsid w:val="7213100C"/>
    <w:rsid w:val="724ADD95"/>
    <w:rsid w:val="728A7C0D"/>
    <w:rsid w:val="72C88355"/>
    <w:rsid w:val="72DEB4B5"/>
    <w:rsid w:val="7318F279"/>
    <w:rsid w:val="7332E946"/>
    <w:rsid w:val="7350B7DE"/>
    <w:rsid w:val="73E58A9E"/>
    <w:rsid w:val="743688AF"/>
    <w:rsid w:val="7465447E"/>
    <w:rsid w:val="74913C55"/>
    <w:rsid w:val="749B6F97"/>
    <w:rsid w:val="750FE97D"/>
    <w:rsid w:val="75316757"/>
    <w:rsid w:val="754204B1"/>
    <w:rsid w:val="75901D71"/>
    <w:rsid w:val="75A6EAD1"/>
    <w:rsid w:val="75BF5629"/>
    <w:rsid w:val="75BF6D46"/>
    <w:rsid w:val="761A3DA9"/>
    <w:rsid w:val="7623ADD2"/>
    <w:rsid w:val="7645B0ED"/>
    <w:rsid w:val="764E07EF"/>
    <w:rsid w:val="764ED522"/>
    <w:rsid w:val="76504868"/>
    <w:rsid w:val="76568DC8"/>
    <w:rsid w:val="7675F58C"/>
    <w:rsid w:val="767B9357"/>
    <w:rsid w:val="76C92C63"/>
    <w:rsid w:val="76FD9290"/>
    <w:rsid w:val="770E0BA8"/>
    <w:rsid w:val="78075180"/>
    <w:rsid w:val="780F3FAB"/>
    <w:rsid w:val="787FB1F9"/>
    <w:rsid w:val="78C2BCD2"/>
    <w:rsid w:val="79210F53"/>
    <w:rsid w:val="7970AD89"/>
    <w:rsid w:val="79DBB174"/>
    <w:rsid w:val="7A18EB1C"/>
    <w:rsid w:val="7A45C7E4"/>
    <w:rsid w:val="7ACB552D"/>
    <w:rsid w:val="7B19148E"/>
    <w:rsid w:val="7B3D15DA"/>
    <w:rsid w:val="7B403EC1"/>
    <w:rsid w:val="7B47F23A"/>
    <w:rsid w:val="7B7154DC"/>
    <w:rsid w:val="7BCA482B"/>
    <w:rsid w:val="7BD9E7FD"/>
    <w:rsid w:val="7BF7690B"/>
    <w:rsid w:val="7C140AE5"/>
    <w:rsid w:val="7C4B1885"/>
    <w:rsid w:val="7C84CA1E"/>
    <w:rsid w:val="7CDBEA51"/>
    <w:rsid w:val="7CEE299A"/>
    <w:rsid w:val="7D379D03"/>
    <w:rsid w:val="7DF50051"/>
    <w:rsid w:val="7E47E176"/>
    <w:rsid w:val="7E8FB7A5"/>
    <w:rsid w:val="7EA9E34A"/>
    <w:rsid w:val="7F741A9A"/>
    <w:rsid w:val="7F787755"/>
    <w:rsid w:val="7FD5594E"/>
    <w:rsid w:val="7FE6FA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AA1A"/>
  <w15:chartTrackingRefBased/>
  <w15:docId w15:val="{C064DED8-A0F0-4B04-9F48-A9DA15CA3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16308F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416308F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5612CC7A"/>
    <w:pPr>
      <w:tabs>
        <w:tab w:val="center" w:pos="4680"/>
        <w:tab w:val="right" w:pos="9360"/>
      </w:tabs>
      <w:spacing w:after="0" w:line="240" w:lineRule="auto"/>
    </w:pPr>
  </w:style>
  <w:style w:type="paragraph" w:styleId="Footer">
    <w:name w:val="footer"/>
    <w:basedOn w:val="Normal"/>
    <w:uiPriority w:val="99"/>
    <w:unhideWhenUsed/>
    <w:rsid w:val="5612CC7A"/>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416308F8"/>
    <w:pPr>
      <w:ind w:left="720"/>
      <w:contextualSpacing/>
    </w:pPr>
  </w:style>
  <w:style w:type="character" w:styleId="Heading2Char" w:customStyle="1">
    <w:name w:val="Heading 2 Char"/>
    <w:basedOn w:val="DefaultParagraphFont"/>
    <w:link w:val="Heading2"/>
    <w:uiPriority w:val="9"/>
    <w:rsid w:val="416308F8"/>
    <w:rPr>
      <w:rFonts w:asciiTheme="majorHAnsi" w:hAnsiTheme="majorHAnsi" w:eastAsiaTheme="majorEastAsia" w:cstheme="majorBidi"/>
      <w:color w:val="0F4761" w:themeColor="accent1" w:themeShade="BF"/>
      <w:sz w:val="32"/>
      <w:szCs w:val="32"/>
    </w:r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B339B"/>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header" Target="header2.xml" Id="rId13" /><Relationship Type="http://schemas.microsoft.com/office/2020/10/relationships/intelligence" Target="intelligence2.xml" Id="rId18" /><Relationship Type="http://schemas.openxmlformats.org/officeDocument/2006/relationships/settings" Target="settings.xml" Id="rId3"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microsoft.com/office/2011/relationships/people" Target="peop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fontTable" Target="fontTable.xml" Id="rId15"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Aakash J John [Litmus7]</dc:creator>
  <keywords/>
  <dc:description/>
  <lastModifiedBy>Aakash J John [Litmus7]</lastModifiedBy>
  <revision>12</revision>
  <dcterms:created xsi:type="dcterms:W3CDTF">2025-12-17T11:02:00.0000000Z</dcterms:created>
  <dcterms:modified xsi:type="dcterms:W3CDTF">2025-12-23T04:57:03.8279142Z</dcterms:modified>
</coreProperties>
</file>