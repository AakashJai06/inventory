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C56E05D" w:rsidP="1C56E05D" w:rsidRDefault="1C56E05D" w14:paraId="39A141B4" w14:textId="5497D7CB">
      <w:pPr>
        <w:ind w:left="2160"/>
        <w:jc w:val="right"/>
        <w:rPr>
          <w:rFonts w:ascii="Aptos" w:hAnsi="Aptos" w:eastAsia="Aptos" w:cs="Aptos"/>
          <w:b/>
          <w:bCs/>
          <w:sz w:val="70"/>
          <w:szCs w:val="70"/>
        </w:rPr>
      </w:pPr>
    </w:p>
    <w:p w:rsidR="00B648D9" w:rsidP="5612CC7A" w:rsidRDefault="6C6DF0B9" w14:paraId="25466723" w14:textId="7BC0307E">
      <w:pPr>
        <w:ind w:left="2160"/>
        <w:jc w:val="right"/>
        <w:rPr>
          <w:rFonts w:ascii="Aptos" w:hAnsi="Aptos" w:eastAsia="Aptos" w:cs="Aptos"/>
          <w:sz w:val="70"/>
          <w:szCs w:val="70"/>
        </w:rPr>
      </w:pPr>
      <w:r w:rsidRPr="1C56E05D">
        <w:rPr>
          <w:rFonts w:ascii="Aptos" w:hAnsi="Aptos" w:eastAsia="Aptos" w:cs="Aptos"/>
          <w:b/>
          <w:bCs/>
          <w:sz w:val="70"/>
          <w:szCs w:val="70"/>
        </w:rPr>
        <w:t>Software Requirement Specification</w:t>
      </w:r>
    </w:p>
    <w:p w:rsidR="00B648D9" w:rsidP="5612CC7A" w:rsidRDefault="6C6DF0B9" w14:paraId="07D1E670" w14:textId="4183D362">
      <w:pPr>
        <w:ind w:left="2160"/>
        <w:jc w:val="right"/>
        <w:rPr>
          <w:rFonts w:ascii="Aptos" w:hAnsi="Aptos" w:eastAsia="Aptos" w:cs="Aptos"/>
          <w:sz w:val="70"/>
          <w:szCs w:val="70"/>
        </w:rPr>
      </w:pPr>
      <w:r w:rsidRPr="5612CC7A">
        <w:rPr>
          <w:rFonts w:ascii="Aptos" w:hAnsi="Aptos" w:eastAsia="Aptos" w:cs="Aptos"/>
          <w:sz w:val="52"/>
          <w:szCs w:val="52"/>
        </w:rPr>
        <w:t>for</w:t>
      </w:r>
    </w:p>
    <w:p w:rsidR="00B648D9" w:rsidP="5612CC7A" w:rsidRDefault="548D4A0C" w14:paraId="2C078E63" w14:textId="1B7D9D99">
      <w:pPr>
        <w:ind w:left="2160"/>
        <w:jc w:val="right"/>
        <w:rPr>
          <w:rFonts w:ascii="Aptos" w:hAnsi="Aptos" w:eastAsia="Aptos" w:cs="Aptos"/>
          <w:b/>
          <w:bCs/>
          <w:sz w:val="70"/>
          <w:szCs w:val="70"/>
        </w:rPr>
      </w:pPr>
      <w:r w:rsidRPr="5612CC7A">
        <w:rPr>
          <w:rFonts w:ascii="Aptos" w:hAnsi="Aptos" w:eastAsia="Aptos" w:cs="Aptos"/>
          <w:b/>
          <w:bCs/>
          <w:sz w:val="70"/>
          <w:szCs w:val="70"/>
        </w:rPr>
        <w:t>Contextual Content Management System</w:t>
      </w:r>
    </w:p>
    <w:p w:rsidR="5612CC7A" w:rsidP="5612CC7A" w:rsidRDefault="5612CC7A" w14:paraId="6A3C0E8B" w14:textId="2B98442A">
      <w:pPr>
        <w:ind w:left="1440"/>
        <w:jc w:val="right"/>
        <w:rPr>
          <w:rFonts w:ascii="Aptos" w:hAnsi="Aptos" w:eastAsia="Aptos" w:cs="Aptos"/>
          <w:b/>
          <w:bCs/>
          <w:sz w:val="70"/>
          <w:szCs w:val="70"/>
        </w:rPr>
      </w:pPr>
    </w:p>
    <w:p w:rsidR="5612CC7A" w:rsidP="5612CC7A" w:rsidRDefault="5612CC7A" w14:paraId="4376AFA6" w14:textId="512DF467">
      <w:pPr>
        <w:ind w:left="2160"/>
        <w:jc w:val="right"/>
        <w:rPr>
          <w:rFonts w:ascii="Aptos" w:hAnsi="Aptos" w:eastAsia="Aptos" w:cs="Aptos"/>
          <w:b/>
          <w:bCs/>
          <w:sz w:val="70"/>
          <w:szCs w:val="70"/>
        </w:rPr>
      </w:pPr>
    </w:p>
    <w:p w:rsidR="4E2E728E" w:rsidP="5612CC7A" w:rsidRDefault="4E2E728E" w14:paraId="14A24C0F" w14:textId="5DC73033">
      <w:pPr>
        <w:ind w:left="2160"/>
        <w:jc w:val="right"/>
        <w:rPr>
          <w:rFonts w:ascii="Aptos" w:hAnsi="Aptos" w:eastAsia="Aptos" w:cs="Aptos"/>
          <w:b/>
          <w:bCs/>
          <w:sz w:val="32"/>
          <w:szCs w:val="32"/>
        </w:rPr>
      </w:pPr>
      <w:r w:rsidRPr="5612CC7A">
        <w:rPr>
          <w:rFonts w:ascii="Aptos" w:hAnsi="Aptos" w:eastAsia="Aptos" w:cs="Aptos"/>
          <w:b/>
          <w:bCs/>
          <w:sz w:val="32"/>
          <w:szCs w:val="32"/>
        </w:rPr>
        <w:t>Prepared by Aakash J John</w:t>
      </w:r>
    </w:p>
    <w:p w:rsidR="5612CC7A" w:rsidP="5612CC7A" w:rsidRDefault="5612CC7A" w14:paraId="663CB423" w14:textId="2F11062B">
      <w:pPr>
        <w:ind w:left="2160"/>
        <w:jc w:val="right"/>
        <w:rPr>
          <w:rFonts w:ascii="Aptos" w:hAnsi="Aptos" w:eastAsia="Aptos" w:cs="Aptos"/>
          <w:b/>
          <w:bCs/>
          <w:sz w:val="70"/>
          <w:szCs w:val="70"/>
        </w:rPr>
      </w:pPr>
    </w:p>
    <w:p w:rsidR="5612CC7A" w:rsidP="5612CC7A" w:rsidRDefault="5612CC7A" w14:paraId="0E7FBEBC" w14:textId="2FE6D178">
      <w:pPr>
        <w:ind w:left="2160"/>
        <w:jc w:val="right"/>
        <w:rPr>
          <w:rFonts w:ascii="Aptos" w:hAnsi="Aptos" w:eastAsia="Aptos" w:cs="Aptos"/>
          <w:b/>
          <w:bCs/>
        </w:rPr>
      </w:pPr>
    </w:p>
    <w:p w:rsidR="5612CC7A" w:rsidP="5612CC7A" w:rsidRDefault="5612CC7A" w14:paraId="74EE586E" w14:textId="281513E7">
      <w:pPr>
        <w:ind w:left="2160"/>
        <w:jc w:val="right"/>
        <w:rPr>
          <w:rFonts w:ascii="Aptos" w:hAnsi="Aptos" w:eastAsia="Aptos" w:cs="Aptos"/>
          <w:b/>
          <w:bCs/>
        </w:rPr>
      </w:pPr>
    </w:p>
    <w:p w:rsidR="3C1E13E7" w:rsidP="5612CC7A" w:rsidRDefault="3C1E13E7" w14:paraId="30EC9347" w14:textId="4599000E">
      <w:pPr>
        <w:ind w:left="2160"/>
        <w:jc w:val="right"/>
        <w:rPr>
          <w:rFonts w:ascii="Aptos" w:hAnsi="Aptos" w:eastAsia="Aptos" w:cs="Aptos"/>
          <w:b/>
          <w:bCs/>
        </w:rPr>
      </w:pPr>
      <w:r w:rsidRPr="5612CC7A">
        <w:rPr>
          <w:rFonts w:ascii="Aptos" w:hAnsi="Aptos" w:eastAsia="Aptos" w:cs="Aptos"/>
          <w:b/>
          <w:bCs/>
        </w:rPr>
        <w:t>18/12/2024</w:t>
      </w:r>
    </w:p>
    <w:p w:rsidR="5612CC7A" w:rsidP="5612CC7A" w:rsidRDefault="5612CC7A" w14:paraId="32E8B284" w14:textId="5EFC6661">
      <w:pPr>
        <w:ind w:left="2160"/>
        <w:jc w:val="right"/>
        <w:rPr>
          <w:rFonts w:ascii="Aptos" w:hAnsi="Aptos" w:eastAsia="Aptos" w:cs="Aptos"/>
          <w:b/>
          <w:bCs/>
        </w:rPr>
      </w:pPr>
    </w:p>
    <w:p w:rsidR="5612CC7A" w:rsidP="5612CC7A" w:rsidRDefault="5612CC7A" w14:paraId="7D721274" w14:textId="58DB893D">
      <w:pPr>
        <w:ind w:left="2160"/>
        <w:jc w:val="right"/>
        <w:rPr>
          <w:rFonts w:ascii="Aptos" w:hAnsi="Aptos" w:eastAsia="Aptos" w:cs="Aptos"/>
          <w:b/>
          <w:bCs/>
        </w:rPr>
      </w:pPr>
    </w:p>
    <w:p w:rsidR="5612CC7A" w:rsidP="5612CC7A" w:rsidRDefault="5612CC7A" w14:paraId="2F217AEC" w14:textId="5E53A30F">
      <w:pPr>
        <w:ind w:left="2160"/>
        <w:jc w:val="right"/>
        <w:rPr>
          <w:rFonts w:ascii="Aptos" w:hAnsi="Aptos" w:eastAsia="Aptos" w:cs="Aptos"/>
          <w:b/>
          <w:bCs/>
        </w:rPr>
      </w:pPr>
    </w:p>
    <w:sdt>
      <w:sdtPr>
        <w:id w:val="158548943"/>
        <w:docPartObj>
          <w:docPartGallery w:val="Table of Contents"/>
          <w:docPartUnique/>
        </w:docPartObj>
      </w:sdtPr>
      <w:sdtContent>
        <w:p w:rsidR="416308F8" w:rsidP="416308F8" w:rsidRDefault="416308F8" w14:paraId="029FC475" w14:textId="7A06A64A">
          <w:pPr>
            <w:pStyle w:val="TOC1"/>
            <w:tabs>
              <w:tab w:val="right" w:leader="dot" w:pos="9360"/>
            </w:tabs>
            <w:rPr>
              <w:rStyle w:val="Hyperlink"/>
            </w:rPr>
          </w:pPr>
          <w:r>
            <w:fldChar w:fldCharType="begin"/>
          </w:r>
          <w:r>
            <w:instrText>TOC \o "1-9" \z \u \h</w:instrText>
          </w:r>
          <w:r>
            <w:fldChar w:fldCharType="separate"/>
          </w:r>
          <w:hyperlink w:anchor="_Toc2020618122">
            <w:r w:rsidRPr="000E4127" w:rsidR="000E4127">
              <w:rPr>
                <w:rStyle w:val="Hyperlink"/>
              </w:rPr>
              <w:t>1. Introduction</w:t>
            </w:r>
            <w:r>
              <w:tab/>
            </w:r>
            <w:r>
              <w:fldChar w:fldCharType="begin"/>
            </w:r>
            <w:r>
              <w:instrText>PAGEREF _Toc2020618122 \h</w:instrText>
            </w:r>
            <w:r>
              <w:fldChar w:fldCharType="separate"/>
            </w:r>
            <w:r w:rsidRPr="000E4127" w:rsidR="000E4127">
              <w:rPr>
                <w:rStyle w:val="Hyperlink"/>
              </w:rPr>
              <w:t>2</w:t>
            </w:r>
            <w:r>
              <w:fldChar w:fldCharType="end"/>
            </w:r>
          </w:hyperlink>
        </w:p>
        <w:p w:rsidR="416308F8" w:rsidP="416308F8" w:rsidRDefault="000E4127" w14:paraId="5BF5DF07" w14:textId="7C780A3D">
          <w:pPr>
            <w:pStyle w:val="TOC2"/>
            <w:tabs>
              <w:tab w:val="right" w:leader="dot" w:pos="9360"/>
            </w:tabs>
            <w:rPr>
              <w:rStyle w:val="Hyperlink"/>
            </w:rPr>
          </w:pPr>
          <w:hyperlink w:anchor="_Toc1313017649">
            <w:r w:rsidRPr="000E4127">
              <w:rPr>
                <w:rStyle w:val="Hyperlink"/>
              </w:rPr>
              <w:t>1.1 System Description</w:t>
            </w:r>
            <w:r w:rsidR="416308F8">
              <w:tab/>
            </w:r>
            <w:r w:rsidR="416308F8">
              <w:fldChar w:fldCharType="begin"/>
            </w:r>
            <w:r w:rsidR="416308F8">
              <w:instrText>PAGEREF _Toc1313017649 \h</w:instrText>
            </w:r>
            <w:r w:rsidR="416308F8">
              <w:fldChar w:fldCharType="separate"/>
            </w:r>
            <w:r w:rsidRPr="000E4127">
              <w:rPr>
                <w:rStyle w:val="Hyperlink"/>
              </w:rPr>
              <w:t>2</w:t>
            </w:r>
            <w:r w:rsidR="416308F8">
              <w:fldChar w:fldCharType="end"/>
            </w:r>
          </w:hyperlink>
        </w:p>
        <w:p w:rsidR="416308F8" w:rsidP="416308F8" w:rsidRDefault="000E4127" w14:paraId="58C6AB8F" w14:textId="0733E21E">
          <w:pPr>
            <w:pStyle w:val="TOC2"/>
            <w:tabs>
              <w:tab w:val="right" w:leader="dot" w:pos="9360"/>
            </w:tabs>
            <w:rPr>
              <w:rStyle w:val="Hyperlink"/>
            </w:rPr>
          </w:pPr>
          <w:hyperlink w:anchor="_Toc1451327702">
            <w:r w:rsidRPr="000E4127">
              <w:rPr>
                <w:rStyle w:val="Hyperlink"/>
              </w:rPr>
              <w:t>1.2 System Scope</w:t>
            </w:r>
            <w:r w:rsidR="416308F8">
              <w:tab/>
            </w:r>
            <w:r w:rsidR="416308F8">
              <w:fldChar w:fldCharType="begin"/>
            </w:r>
            <w:r w:rsidR="416308F8">
              <w:instrText>PAGEREF _Toc1451327702 \h</w:instrText>
            </w:r>
            <w:r w:rsidR="416308F8">
              <w:fldChar w:fldCharType="separate"/>
            </w:r>
            <w:r w:rsidRPr="000E4127">
              <w:rPr>
                <w:rStyle w:val="Hyperlink"/>
              </w:rPr>
              <w:t>2</w:t>
            </w:r>
            <w:r w:rsidR="416308F8">
              <w:fldChar w:fldCharType="end"/>
            </w:r>
          </w:hyperlink>
        </w:p>
        <w:p w:rsidR="416308F8" w:rsidP="416308F8" w:rsidRDefault="000E4127" w14:paraId="65EDB728" w14:textId="2FE8FDF4">
          <w:pPr>
            <w:pStyle w:val="TOC2"/>
            <w:tabs>
              <w:tab w:val="right" w:leader="dot" w:pos="9360"/>
            </w:tabs>
            <w:rPr>
              <w:rStyle w:val="Hyperlink"/>
            </w:rPr>
          </w:pPr>
          <w:hyperlink w:anchor="_Toc1741591367">
            <w:r w:rsidRPr="000E4127">
              <w:rPr>
                <w:rStyle w:val="Hyperlink"/>
              </w:rPr>
              <w:t>1.3 Intended Audience</w:t>
            </w:r>
            <w:r w:rsidR="416308F8">
              <w:tab/>
            </w:r>
            <w:r w:rsidR="416308F8">
              <w:fldChar w:fldCharType="begin"/>
            </w:r>
            <w:r w:rsidR="416308F8">
              <w:instrText>PAGEREF _Toc1741591367 \h</w:instrText>
            </w:r>
            <w:r w:rsidR="416308F8">
              <w:fldChar w:fldCharType="separate"/>
            </w:r>
            <w:r w:rsidRPr="000E4127">
              <w:rPr>
                <w:rStyle w:val="Hyperlink"/>
              </w:rPr>
              <w:t>2</w:t>
            </w:r>
            <w:r w:rsidR="416308F8">
              <w:fldChar w:fldCharType="end"/>
            </w:r>
          </w:hyperlink>
        </w:p>
        <w:p w:rsidR="416308F8" w:rsidP="416308F8" w:rsidRDefault="000E4127" w14:paraId="55971001" w14:textId="28C5FEFB">
          <w:pPr>
            <w:pStyle w:val="TOC2"/>
            <w:tabs>
              <w:tab w:val="right" w:leader="dot" w:pos="9360"/>
            </w:tabs>
            <w:rPr>
              <w:rStyle w:val="Hyperlink"/>
            </w:rPr>
          </w:pPr>
          <w:hyperlink w:anchor="_Toc1417837075">
            <w:r w:rsidRPr="000E4127">
              <w:rPr>
                <w:rStyle w:val="Hyperlink"/>
              </w:rPr>
              <w:t>1.4 Definitions and Acronyms</w:t>
            </w:r>
            <w:r w:rsidR="416308F8">
              <w:tab/>
            </w:r>
            <w:r w:rsidR="416308F8">
              <w:fldChar w:fldCharType="begin"/>
            </w:r>
            <w:r w:rsidR="416308F8">
              <w:instrText>PAGEREF _Toc1417837075 \h</w:instrText>
            </w:r>
            <w:r w:rsidR="416308F8">
              <w:fldChar w:fldCharType="separate"/>
            </w:r>
            <w:r w:rsidRPr="000E4127">
              <w:rPr>
                <w:rStyle w:val="Hyperlink"/>
              </w:rPr>
              <w:t>3</w:t>
            </w:r>
            <w:r w:rsidR="416308F8">
              <w:fldChar w:fldCharType="end"/>
            </w:r>
          </w:hyperlink>
        </w:p>
        <w:p w:rsidR="416308F8" w:rsidP="416308F8" w:rsidRDefault="000E4127" w14:paraId="73CC3EF2" w14:textId="04445EBF">
          <w:pPr>
            <w:pStyle w:val="TOC2"/>
            <w:tabs>
              <w:tab w:val="right" w:leader="dot" w:pos="9360"/>
            </w:tabs>
            <w:rPr>
              <w:rStyle w:val="Hyperlink"/>
            </w:rPr>
          </w:pPr>
          <w:hyperlink w:anchor="_Toc1208540516">
            <w:r w:rsidRPr="000E4127">
              <w:rPr>
                <w:rStyle w:val="Hyperlink"/>
              </w:rPr>
              <w:t>1.5 Assumptions and Dependencies</w:t>
            </w:r>
            <w:r w:rsidR="416308F8">
              <w:tab/>
            </w:r>
            <w:r w:rsidR="416308F8">
              <w:fldChar w:fldCharType="begin"/>
            </w:r>
            <w:r w:rsidR="416308F8">
              <w:instrText>PAGEREF _Toc1208540516 \h</w:instrText>
            </w:r>
            <w:r w:rsidR="416308F8">
              <w:fldChar w:fldCharType="separate"/>
            </w:r>
            <w:r w:rsidRPr="000E4127">
              <w:rPr>
                <w:rStyle w:val="Hyperlink"/>
              </w:rPr>
              <w:t>3</w:t>
            </w:r>
            <w:r w:rsidR="416308F8">
              <w:fldChar w:fldCharType="end"/>
            </w:r>
          </w:hyperlink>
        </w:p>
        <w:p w:rsidR="416308F8" w:rsidP="416308F8" w:rsidRDefault="000E4127" w14:paraId="401C92EB" w14:textId="2FAE497A">
          <w:pPr>
            <w:pStyle w:val="TOC1"/>
            <w:tabs>
              <w:tab w:val="right" w:leader="dot" w:pos="9360"/>
            </w:tabs>
            <w:rPr>
              <w:rStyle w:val="Hyperlink"/>
            </w:rPr>
          </w:pPr>
          <w:hyperlink w:anchor="_Toc386021689">
            <w:r w:rsidRPr="000E4127">
              <w:rPr>
                <w:rStyle w:val="Hyperlink"/>
              </w:rPr>
              <w:t>2. Functional Requirements</w:t>
            </w:r>
            <w:r w:rsidR="416308F8">
              <w:tab/>
            </w:r>
            <w:r w:rsidR="416308F8">
              <w:fldChar w:fldCharType="begin"/>
            </w:r>
            <w:r w:rsidR="416308F8">
              <w:instrText>PAGEREF _Toc386021689 \h</w:instrText>
            </w:r>
            <w:r w:rsidR="416308F8">
              <w:fldChar w:fldCharType="separate"/>
            </w:r>
            <w:r w:rsidRPr="000E4127">
              <w:rPr>
                <w:rStyle w:val="Hyperlink"/>
              </w:rPr>
              <w:t>3</w:t>
            </w:r>
            <w:r w:rsidR="416308F8">
              <w:fldChar w:fldCharType="end"/>
            </w:r>
          </w:hyperlink>
        </w:p>
        <w:p w:rsidR="416308F8" w:rsidP="416308F8" w:rsidRDefault="000E4127" w14:paraId="5A27B7CD" w14:textId="3367B189">
          <w:pPr>
            <w:pStyle w:val="TOC2"/>
            <w:tabs>
              <w:tab w:val="right" w:leader="dot" w:pos="9360"/>
            </w:tabs>
            <w:rPr>
              <w:rStyle w:val="Hyperlink"/>
            </w:rPr>
          </w:pPr>
          <w:hyperlink w:anchor="_Toc1759759557">
            <w:r w:rsidRPr="000E4127">
              <w:rPr>
                <w:rStyle w:val="Hyperlink"/>
              </w:rPr>
              <w:t>2.1 Template Management</w:t>
            </w:r>
            <w:r w:rsidR="416308F8">
              <w:tab/>
            </w:r>
            <w:r w:rsidR="416308F8">
              <w:fldChar w:fldCharType="begin"/>
            </w:r>
            <w:r w:rsidR="416308F8">
              <w:instrText>PAGEREF _Toc1759759557 \h</w:instrText>
            </w:r>
            <w:r w:rsidR="416308F8">
              <w:fldChar w:fldCharType="separate"/>
            </w:r>
            <w:r w:rsidRPr="000E4127">
              <w:rPr>
                <w:rStyle w:val="Hyperlink"/>
              </w:rPr>
              <w:t>3</w:t>
            </w:r>
            <w:r w:rsidR="416308F8">
              <w:fldChar w:fldCharType="end"/>
            </w:r>
          </w:hyperlink>
        </w:p>
        <w:p w:rsidR="416308F8" w:rsidP="416308F8" w:rsidRDefault="000E4127" w14:paraId="75CF6537" w14:textId="3986F0FC">
          <w:pPr>
            <w:pStyle w:val="TOC2"/>
            <w:tabs>
              <w:tab w:val="right" w:leader="dot" w:pos="9360"/>
            </w:tabs>
            <w:rPr>
              <w:rStyle w:val="Hyperlink"/>
            </w:rPr>
          </w:pPr>
          <w:hyperlink w:anchor="_Toc405657229">
            <w:r w:rsidRPr="000E4127">
              <w:rPr>
                <w:rStyle w:val="Hyperlink"/>
              </w:rPr>
              <w:t>2.2 Documentation Creation and Editing</w:t>
            </w:r>
            <w:r w:rsidR="416308F8">
              <w:tab/>
            </w:r>
            <w:r w:rsidR="416308F8">
              <w:fldChar w:fldCharType="begin"/>
            </w:r>
            <w:r w:rsidR="416308F8">
              <w:instrText>PAGEREF _Toc405657229 \h</w:instrText>
            </w:r>
            <w:r w:rsidR="416308F8">
              <w:fldChar w:fldCharType="separate"/>
            </w:r>
            <w:r w:rsidRPr="000E4127">
              <w:rPr>
                <w:rStyle w:val="Hyperlink"/>
              </w:rPr>
              <w:t>3</w:t>
            </w:r>
            <w:r w:rsidR="416308F8">
              <w:fldChar w:fldCharType="end"/>
            </w:r>
          </w:hyperlink>
        </w:p>
        <w:p w:rsidR="416308F8" w:rsidP="416308F8" w:rsidRDefault="000E4127" w14:paraId="7E5A4CF5" w14:textId="1667668B">
          <w:pPr>
            <w:pStyle w:val="TOC2"/>
            <w:tabs>
              <w:tab w:val="right" w:leader="dot" w:pos="9360"/>
            </w:tabs>
            <w:rPr>
              <w:rStyle w:val="Hyperlink"/>
            </w:rPr>
          </w:pPr>
          <w:hyperlink w:anchor="_Toc2024801872">
            <w:r w:rsidRPr="000E4127">
              <w:rPr>
                <w:rStyle w:val="Hyperlink"/>
              </w:rPr>
              <w:t>2.3 Version Management</w:t>
            </w:r>
            <w:r w:rsidR="416308F8">
              <w:tab/>
            </w:r>
            <w:r w:rsidR="416308F8">
              <w:fldChar w:fldCharType="begin"/>
            </w:r>
            <w:r w:rsidR="416308F8">
              <w:instrText>PAGEREF _Toc2024801872 \h</w:instrText>
            </w:r>
            <w:r w:rsidR="416308F8">
              <w:fldChar w:fldCharType="separate"/>
            </w:r>
            <w:r w:rsidRPr="000E4127">
              <w:rPr>
                <w:rStyle w:val="Hyperlink"/>
              </w:rPr>
              <w:t>4</w:t>
            </w:r>
            <w:r w:rsidR="416308F8">
              <w:fldChar w:fldCharType="end"/>
            </w:r>
          </w:hyperlink>
        </w:p>
        <w:p w:rsidR="416308F8" w:rsidP="416308F8" w:rsidRDefault="000E4127" w14:paraId="374EDAFA" w14:textId="4AE0D4B7">
          <w:pPr>
            <w:pStyle w:val="TOC2"/>
            <w:tabs>
              <w:tab w:val="right" w:leader="dot" w:pos="9360"/>
            </w:tabs>
            <w:rPr>
              <w:rStyle w:val="Hyperlink"/>
            </w:rPr>
          </w:pPr>
          <w:hyperlink w:anchor="_Toc274644445">
            <w:r w:rsidRPr="000E4127">
              <w:rPr>
                <w:rStyle w:val="Hyperlink"/>
              </w:rPr>
              <w:t>2.4 Review and Publishing Content</w:t>
            </w:r>
            <w:r w:rsidR="416308F8">
              <w:tab/>
            </w:r>
            <w:r w:rsidR="416308F8">
              <w:fldChar w:fldCharType="begin"/>
            </w:r>
            <w:r w:rsidR="416308F8">
              <w:instrText>PAGEREF _Toc274644445 \h</w:instrText>
            </w:r>
            <w:r w:rsidR="416308F8">
              <w:fldChar w:fldCharType="separate"/>
            </w:r>
            <w:r w:rsidRPr="000E4127">
              <w:rPr>
                <w:rStyle w:val="Hyperlink"/>
              </w:rPr>
              <w:t>4</w:t>
            </w:r>
            <w:r w:rsidR="416308F8">
              <w:fldChar w:fldCharType="end"/>
            </w:r>
          </w:hyperlink>
        </w:p>
        <w:p w:rsidR="416308F8" w:rsidP="416308F8" w:rsidRDefault="000E4127" w14:paraId="132964D9" w14:textId="3CEE1B4E">
          <w:pPr>
            <w:pStyle w:val="TOC2"/>
            <w:tabs>
              <w:tab w:val="right" w:leader="dot" w:pos="9360"/>
            </w:tabs>
            <w:rPr>
              <w:rStyle w:val="Hyperlink"/>
            </w:rPr>
          </w:pPr>
          <w:hyperlink w:anchor="_Toc683459459">
            <w:r w:rsidRPr="000E4127">
              <w:rPr>
                <w:rStyle w:val="Hyperlink"/>
              </w:rPr>
              <w:t>2.5 Contextual Content Retrieval</w:t>
            </w:r>
            <w:r w:rsidR="416308F8">
              <w:tab/>
            </w:r>
            <w:r w:rsidR="416308F8">
              <w:fldChar w:fldCharType="begin"/>
            </w:r>
            <w:r w:rsidR="416308F8">
              <w:instrText>PAGEREF _Toc683459459 \h</w:instrText>
            </w:r>
            <w:r w:rsidR="416308F8">
              <w:fldChar w:fldCharType="separate"/>
            </w:r>
            <w:r w:rsidRPr="000E4127">
              <w:rPr>
                <w:rStyle w:val="Hyperlink"/>
              </w:rPr>
              <w:t>5</w:t>
            </w:r>
            <w:r w:rsidR="416308F8">
              <w:fldChar w:fldCharType="end"/>
            </w:r>
          </w:hyperlink>
        </w:p>
        <w:p w:rsidR="416308F8" w:rsidP="416308F8" w:rsidRDefault="000E4127" w14:paraId="3A241A6A" w14:textId="57E0F166">
          <w:pPr>
            <w:pStyle w:val="TOC2"/>
            <w:tabs>
              <w:tab w:val="right" w:leader="dot" w:pos="9360"/>
            </w:tabs>
            <w:rPr>
              <w:rStyle w:val="Hyperlink"/>
            </w:rPr>
          </w:pPr>
          <w:hyperlink w:anchor="_Toc246898190">
            <w:r w:rsidRPr="000E4127">
              <w:rPr>
                <w:rStyle w:val="Hyperlink"/>
              </w:rPr>
              <w:t>2.6 Specified Content Delivery</w:t>
            </w:r>
            <w:r w:rsidR="416308F8">
              <w:tab/>
            </w:r>
            <w:r w:rsidR="416308F8">
              <w:fldChar w:fldCharType="begin"/>
            </w:r>
            <w:r w:rsidR="416308F8">
              <w:instrText>PAGEREF _Toc246898190 \h</w:instrText>
            </w:r>
            <w:r w:rsidR="416308F8">
              <w:fldChar w:fldCharType="separate"/>
            </w:r>
            <w:r w:rsidRPr="000E4127">
              <w:rPr>
                <w:rStyle w:val="Hyperlink"/>
              </w:rPr>
              <w:t>5</w:t>
            </w:r>
            <w:r w:rsidR="416308F8">
              <w:fldChar w:fldCharType="end"/>
            </w:r>
          </w:hyperlink>
        </w:p>
        <w:p w:rsidR="416308F8" w:rsidP="416308F8" w:rsidRDefault="000E4127" w14:paraId="3E0C9423" w14:textId="02BE750B">
          <w:pPr>
            <w:pStyle w:val="TOC2"/>
            <w:tabs>
              <w:tab w:val="right" w:leader="dot" w:pos="9360"/>
            </w:tabs>
            <w:rPr>
              <w:rStyle w:val="Hyperlink"/>
            </w:rPr>
          </w:pPr>
          <w:hyperlink w:anchor="_Toc1702530646">
            <w:r w:rsidRPr="000E4127">
              <w:rPr>
                <w:rStyle w:val="Hyperlink"/>
              </w:rPr>
              <w:t>2.7 AI-Assisted Documentation Generation</w:t>
            </w:r>
            <w:r w:rsidR="416308F8">
              <w:tab/>
            </w:r>
            <w:r w:rsidR="416308F8">
              <w:fldChar w:fldCharType="begin"/>
            </w:r>
            <w:r w:rsidR="416308F8">
              <w:instrText>PAGEREF _Toc1702530646 \h</w:instrText>
            </w:r>
            <w:r w:rsidR="416308F8">
              <w:fldChar w:fldCharType="separate"/>
            </w:r>
            <w:r w:rsidRPr="000E4127">
              <w:rPr>
                <w:rStyle w:val="Hyperlink"/>
              </w:rPr>
              <w:t>5</w:t>
            </w:r>
            <w:r w:rsidR="416308F8">
              <w:fldChar w:fldCharType="end"/>
            </w:r>
          </w:hyperlink>
        </w:p>
        <w:p w:rsidR="416308F8" w:rsidP="416308F8" w:rsidRDefault="000E4127" w14:paraId="1A0C1FBE" w14:textId="23D2EF55">
          <w:pPr>
            <w:pStyle w:val="TOC2"/>
            <w:tabs>
              <w:tab w:val="right" w:leader="dot" w:pos="9360"/>
            </w:tabs>
            <w:rPr>
              <w:rStyle w:val="Hyperlink"/>
            </w:rPr>
          </w:pPr>
          <w:hyperlink w:anchor="_Toc1251915625">
            <w:r w:rsidRPr="000E4127">
              <w:rPr>
                <w:rStyle w:val="Hyperlink"/>
              </w:rPr>
              <w:t>2.8 Audit Logins</w:t>
            </w:r>
            <w:r w:rsidR="416308F8">
              <w:tab/>
            </w:r>
            <w:r w:rsidR="416308F8">
              <w:fldChar w:fldCharType="begin"/>
            </w:r>
            <w:r w:rsidR="416308F8">
              <w:instrText>PAGEREF _Toc1251915625 \h</w:instrText>
            </w:r>
            <w:r w:rsidR="416308F8">
              <w:fldChar w:fldCharType="separate"/>
            </w:r>
            <w:r w:rsidRPr="000E4127">
              <w:rPr>
                <w:rStyle w:val="Hyperlink"/>
              </w:rPr>
              <w:t>6</w:t>
            </w:r>
            <w:r w:rsidR="416308F8">
              <w:fldChar w:fldCharType="end"/>
            </w:r>
          </w:hyperlink>
        </w:p>
        <w:p w:rsidR="416308F8" w:rsidP="416308F8" w:rsidRDefault="000E4127" w14:paraId="187500C4" w14:textId="4258D2A5">
          <w:pPr>
            <w:pStyle w:val="TOC2"/>
            <w:tabs>
              <w:tab w:val="right" w:leader="dot" w:pos="9360"/>
            </w:tabs>
            <w:rPr>
              <w:rStyle w:val="Hyperlink"/>
            </w:rPr>
          </w:pPr>
          <w:hyperlink w:anchor="_Toc1532001735">
            <w:r w:rsidRPr="000E4127">
              <w:rPr>
                <w:rStyle w:val="Hyperlink"/>
              </w:rPr>
              <w:t>2.9 Documentation Visibility Control</w:t>
            </w:r>
            <w:r w:rsidR="416308F8">
              <w:tab/>
            </w:r>
            <w:r w:rsidR="416308F8">
              <w:fldChar w:fldCharType="begin"/>
            </w:r>
            <w:r w:rsidR="416308F8">
              <w:instrText>PAGEREF _Toc1532001735 \h</w:instrText>
            </w:r>
            <w:r w:rsidR="416308F8">
              <w:fldChar w:fldCharType="separate"/>
            </w:r>
            <w:r w:rsidRPr="000E4127">
              <w:rPr>
                <w:rStyle w:val="Hyperlink"/>
              </w:rPr>
              <w:t>6</w:t>
            </w:r>
            <w:r w:rsidR="416308F8">
              <w:fldChar w:fldCharType="end"/>
            </w:r>
          </w:hyperlink>
        </w:p>
        <w:p w:rsidR="416308F8" w:rsidP="1C56E05D" w:rsidRDefault="000E4127" w14:paraId="74E57F69" w14:textId="348A4D69">
          <w:pPr>
            <w:pStyle w:val="TOC1"/>
            <w:tabs>
              <w:tab w:val="right" w:leader="dot" w:pos="9360"/>
            </w:tabs>
            <w:rPr>
              <w:rStyle w:val="Hyperlink"/>
            </w:rPr>
          </w:pPr>
          <w:hyperlink w:anchor="_Toc633218570">
            <w:r w:rsidRPr="000E4127">
              <w:rPr>
                <w:rStyle w:val="Hyperlink"/>
              </w:rPr>
              <w:t>3. Nonfunctional Requirements</w:t>
            </w:r>
            <w:r w:rsidR="416308F8">
              <w:tab/>
            </w:r>
            <w:r w:rsidR="416308F8">
              <w:fldChar w:fldCharType="begin"/>
            </w:r>
            <w:r w:rsidR="416308F8">
              <w:instrText>PAGEREF _Toc633218570 \h</w:instrText>
            </w:r>
            <w:r w:rsidR="416308F8">
              <w:fldChar w:fldCharType="separate"/>
            </w:r>
            <w:r w:rsidRPr="000E4127">
              <w:rPr>
                <w:rStyle w:val="Hyperlink"/>
              </w:rPr>
              <w:t>7</w:t>
            </w:r>
            <w:r w:rsidR="416308F8">
              <w:fldChar w:fldCharType="end"/>
            </w:r>
          </w:hyperlink>
        </w:p>
        <w:p w:rsidR="416308F8" w:rsidP="1C56E05D" w:rsidRDefault="000E4127" w14:paraId="6E8DF578" w14:textId="6F8DCCBD">
          <w:pPr>
            <w:pStyle w:val="TOC2"/>
            <w:tabs>
              <w:tab w:val="right" w:leader="dot" w:pos="9360"/>
            </w:tabs>
            <w:rPr>
              <w:rStyle w:val="Hyperlink"/>
            </w:rPr>
          </w:pPr>
          <w:hyperlink w:anchor="_Toc1136198007">
            <w:r w:rsidRPr="000E4127">
              <w:rPr>
                <w:rStyle w:val="Hyperlink"/>
              </w:rPr>
              <w:t>3.1 Scalability &amp; Performance</w:t>
            </w:r>
            <w:r w:rsidR="416308F8">
              <w:tab/>
            </w:r>
            <w:r w:rsidR="416308F8">
              <w:fldChar w:fldCharType="begin"/>
            </w:r>
            <w:r w:rsidR="416308F8">
              <w:instrText>PAGEREF _Toc1136198007 \h</w:instrText>
            </w:r>
            <w:r w:rsidR="416308F8">
              <w:fldChar w:fldCharType="separate"/>
            </w:r>
            <w:r w:rsidRPr="000E4127">
              <w:rPr>
                <w:rStyle w:val="Hyperlink"/>
              </w:rPr>
              <w:t>7</w:t>
            </w:r>
            <w:r w:rsidR="416308F8">
              <w:fldChar w:fldCharType="end"/>
            </w:r>
          </w:hyperlink>
        </w:p>
        <w:p w:rsidR="416308F8" w:rsidP="416308F8" w:rsidRDefault="000E4127" w14:paraId="365597FC" w14:textId="72242698">
          <w:pPr>
            <w:pStyle w:val="TOC2"/>
            <w:tabs>
              <w:tab w:val="right" w:leader="dot" w:pos="9360"/>
            </w:tabs>
            <w:rPr>
              <w:rStyle w:val="Hyperlink"/>
            </w:rPr>
          </w:pPr>
          <w:hyperlink w:anchor="_Toc838758909">
            <w:r w:rsidRPr="000E4127">
              <w:rPr>
                <w:rStyle w:val="Hyperlink"/>
              </w:rPr>
              <w:t>3.2 Maintainability and Modularity</w:t>
            </w:r>
            <w:r w:rsidR="416308F8">
              <w:tab/>
            </w:r>
            <w:r w:rsidR="416308F8">
              <w:fldChar w:fldCharType="begin"/>
            </w:r>
            <w:r w:rsidR="416308F8">
              <w:instrText>PAGEREF _Toc838758909 \h</w:instrText>
            </w:r>
            <w:r w:rsidR="416308F8">
              <w:fldChar w:fldCharType="separate"/>
            </w:r>
            <w:r w:rsidRPr="000E4127">
              <w:rPr>
                <w:rStyle w:val="Hyperlink"/>
              </w:rPr>
              <w:t>7</w:t>
            </w:r>
            <w:r w:rsidR="416308F8">
              <w:fldChar w:fldCharType="end"/>
            </w:r>
          </w:hyperlink>
        </w:p>
        <w:p w:rsidR="416308F8" w:rsidP="1C56E05D" w:rsidRDefault="000E4127" w14:paraId="3D13845E" w14:textId="46E4F8D9">
          <w:pPr>
            <w:pStyle w:val="TOC1"/>
            <w:tabs>
              <w:tab w:val="right" w:leader="dot" w:pos="9360"/>
            </w:tabs>
            <w:rPr>
              <w:rStyle w:val="Hyperlink"/>
            </w:rPr>
          </w:pPr>
          <w:hyperlink w:anchor="_Toc1755778499">
            <w:r w:rsidRPr="000E4127">
              <w:rPr>
                <w:rStyle w:val="Hyperlink"/>
              </w:rPr>
              <w:t>4. Other Requirements</w:t>
            </w:r>
            <w:r w:rsidR="416308F8">
              <w:tab/>
            </w:r>
            <w:r w:rsidR="416308F8">
              <w:fldChar w:fldCharType="begin"/>
            </w:r>
            <w:r w:rsidR="416308F8">
              <w:instrText>PAGEREF _Toc1755778499 \h</w:instrText>
            </w:r>
            <w:r w:rsidR="416308F8">
              <w:fldChar w:fldCharType="separate"/>
            </w:r>
            <w:r w:rsidRPr="000E4127">
              <w:rPr>
                <w:rStyle w:val="Hyperlink"/>
              </w:rPr>
              <w:t>7</w:t>
            </w:r>
            <w:r w:rsidR="416308F8">
              <w:fldChar w:fldCharType="end"/>
            </w:r>
          </w:hyperlink>
        </w:p>
        <w:p w:rsidR="416308F8" w:rsidP="1C56E05D" w:rsidRDefault="000E4127" w14:paraId="36FE8161" w14:textId="0FB02BBE">
          <w:pPr>
            <w:pStyle w:val="TOC2"/>
            <w:tabs>
              <w:tab w:val="right" w:leader="dot" w:pos="9360"/>
            </w:tabs>
            <w:rPr>
              <w:rStyle w:val="Hyperlink"/>
            </w:rPr>
          </w:pPr>
          <w:hyperlink w:anchor="_Toc130774076">
            <w:r w:rsidRPr="000E4127">
              <w:rPr>
                <w:rStyle w:val="Hyperlink"/>
              </w:rPr>
              <w:t>4.1 Operational Environment</w:t>
            </w:r>
            <w:r w:rsidR="416308F8">
              <w:tab/>
            </w:r>
            <w:r w:rsidR="416308F8">
              <w:fldChar w:fldCharType="begin"/>
            </w:r>
            <w:r w:rsidR="416308F8">
              <w:instrText>PAGEREF _Toc130774076 \h</w:instrText>
            </w:r>
            <w:r w:rsidR="416308F8">
              <w:fldChar w:fldCharType="separate"/>
            </w:r>
            <w:r w:rsidRPr="000E4127">
              <w:rPr>
                <w:rStyle w:val="Hyperlink"/>
              </w:rPr>
              <w:t>7</w:t>
            </w:r>
            <w:r w:rsidR="416308F8">
              <w:fldChar w:fldCharType="end"/>
            </w:r>
          </w:hyperlink>
        </w:p>
        <w:p w:rsidR="416308F8" w:rsidP="1C56E05D" w:rsidRDefault="000E4127" w14:paraId="5AD53B75" w14:textId="5A7EE761">
          <w:pPr>
            <w:pStyle w:val="TOC1"/>
            <w:tabs>
              <w:tab w:val="right" w:leader="dot" w:pos="9360"/>
            </w:tabs>
            <w:rPr>
              <w:rStyle w:val="Hyperlink"/>
            </w:rPr>
          </w:pPr>
          <w:hyperlink w:anchor="_Toc1441745372">
            <w:r w:rsidRPr="000E4127">
              <w:rPr>
                <w:rStyle w:val="Hyperlink"/>
              </w:rPr>
              <w:t>5. Future Scope</w:t>
            </w:r>
            <w:r w:rsidR="416308F8">
              <w:tab/>
            </w:r>
            <w:r w:rsidR="416308F8">
              <w:fldChar w:fldCharType="begin"/>
            </w:r>
            <w:r w:rsidR="416308F8">
              <w:instrText>PAGEREF _Toc1441745372 \h</w:instrText>
            </w:r>
            <w:r w:rsidR="416308F8">
              <w:fldChar w:fldCharType="separate"/>
            </w:r>
            <w:r w:rsidRPr="000E4127">
              <w:rPr>
                <w:rStyle w:val="Hyperlink"/>
              </w:rPr>
              <w:t>7</w:t>
            </w:r>
            <w:r w:rsidR="416308F8">
              <w:fldChar w:fldCharType="end"/>
            </w:r>
          </w:hyperlink>
        </w:p>
        <w:p w:rsidR="416308F8" w:rsidP="1C56E05D" w:rsidRDefault="000E4127" w14:paraId="3BFC6DF3" w14:textId="71FE2925">
          <w:pPr>
            <w:pStyle w:val="TOC2"/>
            <w:tabs>
              <w:tab w:val="right" w:leader="dot" w:pos="9360"/>
            </w:tabs>
            <w:rPr>
              <w:rStyle w:val="Hyperlink"/>
            </w:rPr>
          </w:pPr>
          <w:hyperlink w:anchor="_Toc1154688325">
            <w:r w:rsidRPr="000E4127">
              <w:rPr>
                <w:rStyle w:val="Hyperlink"/>
              </w:rPr>
              <w:t>5.1 Web-Based Rich Text Editor UI</w:t>
            </w:r>
            <w:r w:rsidR="416308F8">
              <w:tab/>
            </w:r>
            <w:r w:rsidR="416308F8">
              <w:fldChar w:fldCharType="begin"/>
            </w:r>
            <w:r w:rsidR="416308F8">
              <w:instrText>PAGEREF _Toc1154688325 \h</w:instrText>
            </w:r>
            <w:r w:rsidR="416308F8">
              <w:fldChar w:fldCharType="separate"/>
            </w:r>
            <w:r w:rsidRPr="000E4127">
              <w:rPr>
                <w:rStyle w:val="Hyperlink"/>
              </w:rPr>
              <w:t>7</w:t>
            </w:r>
            <w:r w:rsidR="416308F8">
              <w:fldChar w:fldCharType="end"/>
            </w:r>
          </w:hyperlink>
        </w:p>
        <w:p w:rsidR="416308F8" w:rsidP="416308F8" w:rsidRDefault="000E4127" w14:paraId="65DEECFE" w14:textId="543DE87D">
          <w:pPr>
            <w:pStyle w:val="TOC2"/>
            <w:tabs>
              <w:tab w:val="right" w:leader="dot" w:pos="9360"/>
            </w:tabs>
            <w:rPr>
              <w:rStyle w:val="Hyperlink"/>
            </w:rPr>
          </w:pPr>
          <w:hyperlink w:anchor="_Toc1954118294">
            <w:r w:rsidRPr="000E4127">
              <w:rPr>
                <w:rStyle w:val="Hyperlink"/>
              </w:rPr>
              <w:t>5.2 Caching for Improved Performance</w:t>
            </w:r>
            <w:r w:rsidR="416308F8">
              <w:tab/>
            </w:r>
            <w:r w:rsidR="416308F8">
              <w:fldChar w:fldCharType="begin"/>
            </w:r>
            <w:r w:rsidR="416308F8">
              <w:instrText>PAGEREF _Toc1954118294 \h</w:instrText>
            </w:r>
            <w:r w:rsidR="416308F8">
              <w:fldChar w:fldCharType="separate"/>
            </w:r>
            <w:r w:rsidRPr="000E4127">
              <w:rPr>
                <w:rStyle w:val="Hyperlink"/>
              </w:rPr>
              <w:t>7</w:t>
            </w:r>
            <w:r w:rsidR="416308F8">
              <w:fldChar w:fldCharType="end"/>
            </w:r>
          </w:hyperlink>
        </w:p>
        <w:p w:rsidR="416308F8" w:rsidP="416308F8" w:rsidRDefault="000E4127" w14:paraId="6A85B713" w14:textId="4E28DB17">
          <w:pPr>
            <w:pStyle w:val="TOC2"/>
            <w:tabs>
              <w:tab w:val="right" w:leader="dot" w:pos="9360"/>
            </w:tabs>
            <w:rPr>
              <w:rStyle w:val="Hyperlink"/>
            </w:rPr>
          </w:pPr>
          <w:hyperlink w:anchor="_Toc1099914758">
            <w:r w:rsidRPr="000E4127">
              <w:rPr>
                <w:rStyle w:val="Hyperlink"/>
              </w:rPr>
              <w:t>5.3 Keyword-Based Content Search</w:t>
            </w:r>
            <w:r w:rsidR="416308F8">
              <w:tab/>
            </w:r>
            <w:r w:rsidR="416308F8">
              <w:fldChar w:fldCharType="begin"/>
            </w:r>
            <w:r w:rsidR="416308F8">
              <w:instrText>PAGEREF _Toc1099914758 \h</w:instrText>
            </w:r>
            <w:r w:rsidR="416308F8">
              <w:fldChar w:fldCharType="separate"/>
            </w:r>
            <w:r w:rsidRPr="000E4127">
              <w:rPr>
                <w:rStyle w:val="Hyperlink"/>
              </w:rPr>
              <w:t>8</w:t>
            </w:r>
            <w:r w:rsidR="416308F8">
              <w:fldChar w:fldCharType="end"/>
            </w:r>
          </w:hyperlink>
        </w:p>
        <w:p w:rsidR="416308F8" w:rsidP="416308F8" w:rsidRDefault="000E4127" w14:paraId="6E1FE9D4" w14:textId="1DA8882E">
          <w:pPr>
            <w:pStyle w:val="TOC2"/>
            <w:tabs>
              <w:tab w:val="right" w:leader="dot" w:pos="9360"/>
            </w:tabs>
            <w:rPr>
              <w:rStyle w:val="Hyperlink"/>
            </w:rPr>
          </w:pPr>
          <w:hyperlink w:anchor="_Toc170935979">
            <w:r w:rsidRPr="000E4127">
              <w:rPr>
                <w:rStyle w:val="Hyperlink"/>
              </w:rPr>
              <w:t>5.4 Cloud-Based File Storage</w:t>
            </w:r>
            <w:r w:rsidR="416308F8">
              <w:tab/>
            </w:r>
            <w:r w:rsidR="416308F8">
              <w:fldChar w:fldCharType="begin"/>
            </w:r>
            <w:r w:rsidR="416308F8">
              <w:instrText>PAGEREF _Toc170935979 \h</w:instrText>
            </w:r>
            <w:r w:rsidR="416308F8">
              <w:fldChar w:fldCharType="separate"/>
            </w:r>
            <w:r w:rsidRPr="000E4127">
              <w:rPr>
                <w:rStyle w:val="Hyperlink"/>
              </w:rPr>
              <w:t>8</w:t>
            </w:r>
            <w:r w:rsidR="416308F8">
              <w:fldChar w:fldCharType="end"/>
            </w:r>
          </w:hyperlink>
          <w:r w:rsidR="416308F8">
            <w:fldChar w:fldCharType="end"/>
          </w:r>
        </w:p>
      </w:sdtContent>
    </w:sdt>
    <w:p w:rsidR="5D2A3081" w:rsidP="416308F8" w:rsidRDefault="1A566F86" w14:paraId="7EA0BCEA" w14:textId="1E984511">
      <w:pPr>
        <w:pStyle w:val="Heading1"/>
      </w:pPr>
      <w:bookmarkStart w:name="_Toc2020618122" w:id="0"/>
      <w:r w:rsidRPr="292D65AD">
        <w:t>1. Introduction</w:t>
      </w:r>
      <w:bookmarkEnd w:id="0"/>
    </w:p>
    <w:p w:rsidR="5D2A3081" w:rsidP="416308F8" w:rsidRDefault="1A566F86" w14:paraId="3A5CF7FF" w14:textId="10499048">
      <w:pPr>
        <w:pStyle w:val="Heading2"/>
      </w:pPr>
      <w:bookmarkStart w:name="_Toc1313017649" w:id="1"/>
      <w:r w:rsidRPr="292D65AD">
        <w:t>1.1 System Description</w:t>
      </w:r>
      <w:bookmarkEnd w:id="1"/>
    </w:p>
    <w:p w:rsidR="5D2A3081" w:rsidP="416308F8" w:rsidRDefault="5D2A3081" w14:paraId="003AF457" w14:textId="0DDC3703">
      <w:pPr>
        <w:spacing w:before="240" w:after="240"/>
      </w:pPr>
      <w:r w:rsidRPr="416308F8">
        <w:t>Modern software applications require users to understand features, configurations, and workflows while actively using the application. Traditional documentation systems often redirect users to external websites or manuals, which disrupts user experience and reduces productivity. To address this limitation, the Contextual Content Management System (CCMS) is designed as an API-based documentation platform that enables applications to display relevant documentation within the application itself.</w:t>
      </w:r>
    </w:p>
    <w:p w:rsidR="5D2A3081" w:rsidP="416308F8" w:rsidRDefault="1A566F86" w14:paraId="3A6E3825" w14:textId="40E6A6C4">
      <w:pPr>
        <w:pStyle w:val="Heading2"/>
      </w:pPr>
      <w:bookmarkStart w:name="_Toc1451327702" w:id="2"/>
      <w:r w:rsidRPr="292D65AD">
        <w:t>1.2 System Scope</w:t>
      </w:r>
      <w:bookmarkEnd w:id="2"/>
    </w:p>
    <w:p w:rsidR="5D2A3081" w:rsidP="416308F8" w:rsidRDefault="5D2A3081" w14:paraId="5AF07100" w14:textId="35EEBF66">
      <w:pPr>
        <w:pStyle w:val="ListParagraph"/>
        <w:numPr>
          <w:ilvl w:val="0"/>
          <w:numId w:val="3"/>
        </w:numPr>
        <w:spacing w:before="240" w:after="240"/>
      </w:pPr>
      <w:r w:rsidRPr="416308F8">
        <w:t xml:space="preserve">The scope of the Contextual Content Management System includes managing documentation content, associated metadata, and lifecycle states through a centralized platform. </w:t>
      </w:r>
    </w:p>
    <w:p w:rsidR="5D2A3081" w:rsidP="416308F8" w:rsidRDefault="5D2A3081" w14:paraId="3F397A8C" w14:textId="5DA762B7">
      <w:pPr>
        <w:pStyle w:val="ListParagraph"/>
        <w:numPr>
          <w:ilvl w:val="0"/>
          <w:numId w:val="3"/>
        </w:numPr>
        <w:spacing w:before="240" w:after="240"/>
      </w:pPr>
      <w:r w:rsidRPr="416308F8">
        <w:t>The system supports creation, modification, review, versioning, and publication of documentation that can be consumed by different client applications through secure API interfaces.</w:t>
      </w:r>
    </w:p>
    <w:p w:rsidR="5D2A3081" w:rsidP="416308F8" w:rsidRDefault="5D2A3081" w14:paraId="69AE38B8" w14:textId="41A85A16">
      <w:pPr>
        <w:pStyle w:val="ListParagraph"/>
        <w:numPr>
          <w:ilvl w:val="0"/>
          <w:numId w:val="3"/>
        </w:numPr>
        <w:spacing w:before="240" w:after="240"/>
      </w:pPr>
      <w:r w:rsidRPr="416308F8">
        <w:t xml:space="preserve">Initially, the system focuses on exposing APIs for documentation retrieval and management, without </w:t>
      </w:r>
      <w:r w:rsidRPr="416308F8" w:rsidR="43DF0FCA">
        <w:t>any UI</w:t>
      </w:r>
      <w:r w:rsidRPr="416308F8">
        <w:t xml:space="preserve">. </w:t>
      </w:r>
    </w:p>
    <w:p w:rsidR="5D2A3081" w:rsidP="416308F8" w:rsidRDefault="5D2A3081" w14:paraId="5631DA91" w14:textId="3E887827">
      <w:pPr>
        <w:pStyle w:val="ListParagraph"/>
        <w:numPr>
          <w:ilvl w:val="0"/>
          <w:numId w:val="3"/>
        </w:numPr>
        <w:spacing w:before="240" w:after="240"/>
      </w:pPr>
      <w:r w:rsidRPr="416308F8">
        <w:t xml:space="preserve">Client applications integrate with the CCMS by supplying valid context identifiers to retrieve relevant documentation in </w:t>
      </w:r>
      <w:r w:rsidRPr="416308F8" w:rsidR="2BDB3E35">
        <w:t>specified</w:t>
      </w:r>
      <w:r w:rsidRPr="416308F8">
        <w:t xml:space="preserve"> formats.</w:t>
      </w:r>
    </w:p>
    <w:p w:rsidR="416308F8" w:rsidP="5E24F2F7" w:rsidRDefault="5D2A3081" w14:paraId="2D83AF0B" w14:textId="76B3775D">
      <w:pPr>
        <w:pStyle w:val="ListParagraph"/>
        <w:numPr>
          <w:ilvl w:val="0"/>
          <w:numId w:val="3"/>
        </w:numPr>
        <w:spacing w:before="240" w:after="240"/>
      </w:pPr>
      <w:r>
        <w:t>The CCMS is designed to support reuse of documentation across multiple application contexts, controlled publishing workflows, audit logging of documentation changes, and structured validation using templates.</w:t>
      </w:r>
    </w:p>
    <w:p w:rsidR="416308F8" w:rsidP="416308F8" w:rsidRDefault="416308F8" w14:paraId="5D11DA6E" w14:textId="7531F5CD">
      <w:pPr>
        <w:pStyle w:val="Heading2"/>
      </w:pPr>
    </w:p>
    <w:p w:rsidR="5D2A3081" w:rsidP="292D65AD" w:rsidRDefault="1A566F86" w14:paraId="7E849EAD" w14:textId="4B0C56A0">
      <w:pPr>
        <w:pStyle w:val="Heading2"/>
        <w:spacing w:before="240" w:after="240"/>
      </w:pPr>
      <w:bookmarkStart w:name="_Toc1417837075" w:id="3"/>
      <w:r>
        <w:t>1.</w:t>
      </w:r>
      <w:r w:rsidR="6EAD10CF">
        <w:t>3</w:t>
      </w:r>
      <w:r>
        <w:t xml:space="preserve"> Definitions</w:t>
      </w:r>
      <w:r w:rsidR="55EC5D10">
        <w:t xml:space="preserve"> </w:t>
      </w:r>
      <w:r w:rsidR="22064F34">
        <w:t>and Acronyms</w:t>
      </w:r>
      <w:bookmarkEnd w:id="3"/>
    </w:p>
    <w:p w:rsidR="5D2A3081" w:rsidP="416308F8" w:rsidRDefault="5D2A3081" w14:paraId="14DF059B" w14:textId="3B18CDA8">
      <w:pPr>
        <w:pStyle w:val="ListParagraph"/>
        <w:numPr>
          <w:ilvl w:val="0"/>
          <w:numId w:val="2"/>
        </w:numPr>
        <w:spacing w:before="240" w:after="240"/>
      </w:pPr>
      <w:r w:rsidRPr="416308F8">
        <w:t xml:space="preserve">CCMS </w:t>
      </w:r>
      <w:r w:rsidRPr="416308F8" w:rsidR="54D5DE7B">
        <w:t xml:space="preserve">- </w:t>
      </w:r>
      <w:r w:rsidRPr="416308F8">
        <w:t xml:space="preserve">Contextual Content Management System </w:t>
      </w:r>
    </w:p>
    <w:p w:rsidR="5D2A3081" w:rsidP="416308F8" w:rsidRDefault="5D2A3081" w14:paraId="4636A4B5" w14:textId="02E53C33">
      <w:pPr>
        <w:pStyle w:val="ListParagraph"/>
        <w:numPr>
          <w:ilvl w:val="0"/>
          <w:numId w:val="2"/>
        </w:numPr>
        <w:spacing w:before="240" w:after="240"/>
      </w:pPr>
      <w:r w:rsidRPr="416308F8">
        <w:t>API</w:t>
      </w:r>
      <w:r w:rsidRPr="416308F8" w:rsidR="41F91826">
        <w:t xml:space="preserve"> -</w:t>
      </w:r>
      <w:r w:rsidRPr="416308F8">
        <w:t xml:space="preserve"> Application Programming Interface </w:t>
      </w:r>
    </w:p>
    <w:p w:rsidR="379F23F7" w:rsidP="292D65AD" w:rsidRDefault="670EB147" w14:paraId="028883DB" w14:textId="280EE3DD">
      <w:pPr>
        <w:pStyle w:val="ListParagraph"/>
        <w:numPr>
          <w:ilvl w:val="0"/>
          <w:numId w:val="2"/>
        </w:numPr>
        <w:rPr>
          <w:color w:val="000000" w:themeColor="text1"/>
        </w:rPr>
      </w:pPr>
      <w:r w:rsidRPr="000E4127">
        <w:rPr>
          <w:color w:val="000000" w:themeColor="text1"/>
        </w:rPr>
        <w:t xml:space="preserve">RESTful – </w:t>
      </w:r>
      <w:r w:rsidRPr="292D65AD" w:rsidR="76FD9290">
        <w:rPr>
          <w:color w:val="000000" w:themeColor="text1"/>
        </w:rPr>
        <w:t>Representational</w:t>
      </w:r>
      <w:r w:rsidRPr="292D65AD">
        <w:rPr>
          <w:b/>
          <w:bCs/>
          <w:color w:val="000000" w:themeColor="text1"/>
        </w:rPr>
        <w:t xml:space="preserve"> </w:t>
      </w:r>
      <w:r w:rsidRPr="292D65AD">
        <w:rPr>
          <w:color w:val="000000" w:themeColor="text1"/>
        </w:rPr>
        <w:t>State Transfer</w:t>
      </w:r>
    </w:p>
    <w:p w:rsidR="416308F8" w:rsidP="416308F8" w:rsidRDefault="416308F8" w14:paraId="149FCAE4" w14:textId="3442A8BB">
      <w:pPr>
        <w:rPr>
          <w:color w:val="000000" w:themeColor="text1"/>
        </w:rPr>
      </w:pPr>
    </w:p>
    <w:p w:rsidR="5D2A3081" w:rsidP="416308F8" w:rsidRDefault="1A566F86" w14:paraId="7190C639" w14:textId="06AAF8BF">
      <w:pPr>
        <w:pStyle w:val="Heading2"/>
      </w:pPr>
      <w:bookmarkStart w:name="_Toc1208540516" w:id="4"/>
      <w:r>
        <w:t>1.</w:t>
      </w:r>
      <w:r w:rsidR="020F9E3E">
        <w:t>4</w:t>
      </w:r>
      <w:r>
        <w:t xml:space="preserve"> Assumptions and Dependencies</w:t>
      </w:r>
      <w:bookmarkEnd w:id="4"/>
    </w:p>
    <w:p w:rsidR="39C5C37C" w:rsidP="416308F8" w:rsidRDefault="39C5C37C" w14:paraId="7DF20AAF" w14:textId="61D1FEE7">
      <w:pPr>
        <w:pStyle w:val="ListParagraph"/>
        <w:numPr>
          <w:ilvl w:val="0"/>
          <w:numId w:val="1"/>
        </w:numPr>
        <w:spacing w:before="240" w:after="240"/>
      </w:pPr>
      <w:r w:rsidRPr="416308F8">
        <w:t>The</w:t>
      </w:r>
      <w:r w:rsidRPr="416308F8" w:rsidR="5D2A3081">
        <w:t xml:space="preserve"> client applications are capable of invoking REST-based APIs and supplying valid context identifiers to retrieve documentation. </w:t>
      </w:r>
    </w:p>
    <w:p w:rsidR="1DC87767" w:rsidP="416308F8" w:rsidRDefault="1DC87767" w14:paraId="48DB24D5" w14:textId="7DAEF985">
      <w:pPr>
        <w:pStyle w:val="ListParagraph"/>
        <w:numPr>
          <w:ilvl w:val="0"/>
          <w:numId w:val="1"/>
        </w:numPr>
        <w:spacing w:before="240" w:after="240"/>
        <w:rPr>
          <w:color w:val="000000" w:themeColor="text1"/>
        </w:rPr>
      </w:pPr>
      <w:r w:rsidRPr="5E24F2F7">
        <w:rPr>
          <w:color w:val="000000" w:themeColor="text1"/>
        </w:rPr>
        <w:t xml:space="preserve"> </w:t>
      </w:r>
      <w:r w:rsidR="0BE2C89C">
        <w:t>The client applications</w:t>
      </w:r>
      <w:r w:rsidRPr="5E24F2F7" w:rsidR="770E0BA8">
        <w:rPr>
          <w:color w:val="000000" w:themeColor="text1"/>
        </w:rPr>
        <w:t xml:space="preserve"> </w:t>
      </w:r>
      <w:r w:rsidRPr="5E24F2F7" w:rsidR="680F10B1">
        <w:rPr>
          <w:color w:val="000000" w:themeColor="text1"/>
        </w:rPr>
        <w:t>have</w:t>
      </w:r>
      <w:r w:rsidRPr="5E24F2F7">
        <w:rPr>
          <w:color w:val="000000" w:themeColor="text1"/>
        </w:rPr>
        <w:t xml:space="preserve"> a user module to handle registration and authorization of users.</w:t>
      </w:r>
    </w:p>
    <w:p w:rsidR="5D2A3081" w:rsidP="31328BEC" w:rsidRDefault="6B29DBA0" w14:paraId="6EA54FDD" w14:textId="03D43716">
      <w:pPr>
        <w:pStyle w:val="ListParagraph"/>
        <w:numPr>
          <w:ilvl w:val="0"/>
          <w:numId w:val="1"/>
        </w:numPr>
        <w:spacing w:before="240" w:after="240"/>
        <w:rPr>
          <w:rFonts w:ascii="Aptos" w:hAnsi="Aptos" w:eastAsia="Aptos" w:cs="Aptos"/>
        </w:rPr>
      </w:pPr>
      <w:r w:rsidRPr="5E24F2F7">
        <w:rPr>
          <w:color w:val="000000" w:themeColor="text1"/>
        </w:rPr>
        <w:t xml:space="preserve"> </w:t>
      </w:r>
      <w:r w:rsidR="06224477">
        <w:t xml:space="preserve">The client applications </w:t>
      </w:r>
      <w:r w:rsidRPr="5E24F2F7">
        <w:rPr>
          <w:color w:val="000000" w:themeColor="text1"/>
        </w:rPr>
        <w:t xml:space="preserve">will handle role-based access to endpoints. </w:t>
      </w:r>
      <w:r>
        <w:t xml:space="preserve"> </w:t>
      </w:r>
    </w:p>
    <w:p w:rsidR="416308F8" w:rsidP="416308F8" w:rsidRDefault="416308F8" w14:paraId="2B817D1D" w14:textId="20CC1613"/>
    <w:p w:rsidR="416308F8" w:rsidP="1C56E05D" w:rsidRDefault="7FD5594E" w14:paraId="39A00370" w14:textId="5ED79ACC">
      <w:pPr>
        <w:pStyle w:val="Heading1"/>
        <w:spacing w:after="0" w:afterAutospacing="1"/>
        <w:rPr>
          <w:rFonts w:ascii="Aptos" w:hAnsi="Aptos" w:eastAsia="Aptos" w:cs="Aptos"/>
        </w:rPr>
      </w:pPr>
      <w:bookmarkStart w:name="_Toc386021689" w:id="5"/>
      <w:r w:rsidRPr="292D65AD">
        <w:t>2. Functional Requirements</w:t>
      </w:r>
      <w:bookmarkEnd w:id="5"/>
    </w:p>
    <w:p w:rsidR="00C53D1A" w:rsidP="416308F8" w:rsidRDefault="7FD5594E" w14:paraId="23FEC8ED" w14:textId="49EC007E">
      <w:pPr>
        <w:pStyle w:val="Heading2"/>
        <w:rPr>
          <w:rFonts w:ascii="Aptos" w:hAnsi="Aptos" w:eastAsia="Aptos" w:cs="Aptos"/>
          <w:sz w:val="28"/>
          <w:szCs w:val="28"/>
        </w:rPr>
      </w:pPr>
      <w:bookmarkStart w:name="_Toc1759759557" w:id="6"/>
      <w:r w:rsidRPr="292D65AD">
        <w:t>2.</w:t>
      </w:r>
      <w:r w:rsidRPr="292D65AD" w:rsidR="0B20C7DC">
        <w:t>1</w:t>
      </w:r>
      <w:r w:rsidRPr="292D65AD">
        <w:t xml:space="preserve"> Template Management</w:t>
      </w:r>
      <w:bookmarkEnd w:id="6"/>
    </w:p>
    <w:p w:rsidR="20AAA2AB" w:rsidP="416308F8" w:rsidRDefault="4DAE6B48" w14:paraId="07AA12D5" w14:textId="0EBD0AEA">
      <w:pPr>
        <w:rPr>
          <w:rFonts w:ascii="Aptos" w:hAnsi="Aptos" w:eastAsia="Aptos" w:cs="Aptos"/>
        </w:rPr>
      </w:pPr>
      <w:r w:rsidRPr="1C56E05D">
        <w:rPr>
          <w:rFonts w:ascii="Aptos" w:hAnsi="Aptos" w:eastAsia="Aptos" w:cs="Aptos"/>
        </w:rPr>
        <w:t>Authorized users</w:t>
      </w:r>
      <w:r w:rsidRPr="1C56E05D" w:rsidR="20AAA2AB">
        <w:rPr>
          <w:rFonts w:ascii="Aptos" w:hAnsi="Aptos" w:eastAsia="Aptos" w:cs="Aptos"/>
        </w:rPr>
        <w:t xml:space="preserve"> shall </w:t>
      </w:r>
      <w:r w:rsidRPr="1C56E05D" w:rsidR="211752A8">
        <w:rPr>
          <w:rFonts w:ascii="Aptos" w:hAnsi="Aptos" w:eastAsia="Aptos" w:cs="Aptos"/>
        </w:rPr>
        <w:t>create and manage documentation templates that define the structure of content.</w:t>
      </w:r>
      <w:r w:rsidRPr="1C56E05D" w:rsidR="764E07EF">
        <w:rPr>
          <w:rFonts w:ascii="Aptos" w:hAnsi="Aptos" w:eastAsia="Aptos" w:cs="Aptos"/>
        </w:rPr>
        <w:t xml:space="preserve"> It must follow the </w:t>
      </w:r>
      <w:r w:rsidRPr="1C56E05D" w:rsidR="764E07EF">
        <w:rPr>
          <w:color w:val="000000" w:themeColor="text1"/>
        </w:rPr>
        <w:t>hierarchical storage (template → sections → subsections).</w:t>
      </w:r>
    </w:p>
    <w:p w:rsidR="211752A8" w:rsidP="416308F8" w:rsidRDefault="211752A8" w14:paraId="501E9971" w14:textId="5EF2AA95">
      <w:r w:rsidRPr="416308F8">
        <w:rPr>
          <w:rFonts w:ascii="Aptos" w:hAnsi="Aptos" w:eastAsia="Aptos" w:cs="Aptos"/>
        </w:rPr>
        <w:t xml:space="preserve">Acceptance Criteria: </w:t>
      </w:r>
    </w:p>
    <w:p w:rsidR="211752A8" w:rsidP="5E24F2F7" w:rsidRDefault="211752A8" w14:paraId="14D18685" w14:textId="3C96CCED">
      <w:pPr>
        <w:spacing w:beforeAutospacing="1" w:after="0" w:afterAutospacing="1"/>
        <w:rPr>
          <w:rFonts w:ascii="Aptos" w:hAnsi="Aptos" w:eastAsia="Aptos" w:cs="Aptos"/>
        </w:rPr>
      </w:pPr>
    </w:p>
    <w:p w:rsidR="211752A8" w:rsidP="416308F8" w:rsidRDefault="08E87E26" w14:paraId="33D21EA8" w14:textId="255B36DE">
      <w:pPr>
        <w:spacing w:beforeAutospacing="1" w:after="0" w:afterAutospacing="1"/>
      </w:pPr>
      <w:r w:rsidRPr="000E4127">
        <w:rPr>
          <w:rFonts w:ascii="Aptos" w:hAnsi="Aptos" w:eastAsia="Aptos" w:cs="Aptos"/>
        </w:rPr>
        <w:t>1</w:t>
      </w:r>
      <w:r w:rsidRPr="416308F8" w:rsidR="211752A8">
        <w:rPr>
          <w:rFonts w:ascii="Aptos" w:hAnsi="Aptos" w:eastAsia="Aptos" w:cs="Aptos"/>
        </w:rPr>
        <w:t>. Each template must have a unique name or identifier.</w:t>
      </w:r>
    </w:p>
    <w:p w:rsidR="211752A8" w:rsidP="5E24F2F7" w:rsidRDefault="2992FC6F" w14:paraId="016145E2" w14:textId="0E59A22E">
      <w:pPr>
        <w:spacing w:beforeAutospacing="1" w:after="0" w:afterAutospacing="1"/>
      </w:pPr>
      <w:r w:rsidRPr="5E24F2F7">
        <w:rPr>
          <w:rFonts w:ascii="Aptos" w:hAnsi="Aptos" w:eastAsia="Aptos" w:cs="Aptos"/>
        </w:rPr>
        <w:t>2</w:t>
      </w:r>
      <w:r w:rsidRPr="5E24F2F7" w:rsidR="211752A8">
        <w:rPr>
          <w:rFonts w:ascii="Aptos" w:hAnsi="Aptos" w:eastAsia="Aptos" w:cs="Aptos"/>
        </w:rPr>
        <w:t>. Templates may define mandatory and optional sections.</w:t>
      </w:r>
    </w:p>
    <w:p w:rsidR="416308F8" w:rsidP="5E24F2F7" w:rsidRDefault="1E395389" w14:paraId="665671C3" w14:textId="610E0DC8">
      <w:pPr>
        <w:spacing w:beforeAutospacing="1" w:after="0" w:afterAutospacing="1"/>
        <w:rPr>
          <w:ins w:author="Aakash J John [Litmus7]" w:date="2025-12-22T11:18:00Z" w16du:dateUtc="2025-12-22T11:18:41Z" w:id="7"/>
          <w:rFonts w:ascii="Aptos" w:hAnsi="Aptos" w:eastAsia="Aptos" w:cs="Aptos"/>
        </w:rPr>
      </w:pPr>
      <w:r w:rsidRPr="5E24F2F7">
        <w:rPr>
          <w:rFonts w:ascii="Aptos" w:hAnsi="Aptos" w:eastAsia="Aptos" w:cs="Aptos"/>
        </w:rPr>
        <w:t>3. Template can be edited, edited template will have new version details.</w:t>
      </w:r>
    </w:p>
    <w:p w:rsidR="416308F8" w:rsidP="5E24F2F7" w:rsidRDefault="6D0A45BF" w14:paraId="0501EC07" w14:textId="2AB43287">
      <w:pPr>
        <w:spacing w:beforeAutospacing="1" w:after="0" w:afterAutospacing="1"/>
        <w:rPr>
          <w:ins w:author="Aakash J John [Litmus7]" w:date="2025-12-22T11:00:00Z" w16du:dateUtc="2025-12-22T11:00:01Z" w:id="8"/>
          <w:rFonts w:ascii="Aptos" w:hAnsi="Aptos" w:eastAsia="Aptos" w:cs="Aptos"/>
        </w:rPr>
      </w:pPr>
      <w:ins w:author="Aakash J John [Litmus7]" w:date="2025-12-22T11:18:00Z" w:id="9">
        <w:r w:rsidRPr="5E24F2F7">
          <w:rPr>
            <w:rFonts w:ascii="Aptos" w:hAnsi="Aptos" w:eastAsia="Aptos" w:cs="Aptos"/>
          </w:rPr>
          <w:t xml:space="preserve">4. </w:t>
        </w:r>
      </w:ins>
      <w:ins w:author="Aakash J John [Litmus7]" w:date="2025-12-22T11:20:00Z" w:id="10">
        <w:r w:rsidRPr="5E24F2F7" w:rsidR="6D5FB11F">
          <w:rPr>
            <w:rFonts w:ascii="Aptos" w:hAnsi="Aptos" w:eastAsia="Aptos" w:cs="Aptos"/>
          </w:rPr>
          <w:t xml:space="preserve">Template can contain sections, subsections, </w:t>
        </w:r>
      </w:ins>
      <w:ins w:author="Aakash J John [Litmus7]" w:date="2025-12-22T11:22:00Z" w:id="11">
        <w:r w:rsidRPr="5E24F2F7" w:rsidR="2EDA8A9C">
          <w:rPr>
            <w:rFonts w:ascii="Aptos" w:hAnsi="Aptos" w:eastAsia="Aptos" w:cs="Aptos"/>
          </w:rPr>
          <w:t>fields that</w:t>
        </w:r>
      </w:ins>
      <w:ins w:author="Aakash J John [Litmus7]" w:date="2025-12-22T11:21:00Z" w:id="12">
        <w:r w:rsidRPr="5E24F2F7" w:rsidR="2EDA8A9C">
          <w:rPr>
            <w:rFonts w:ascii="Aptos" w:hAnsi="Aptos" w:eastAsia="Aptos" w:cs="Aptos"/>
          </w:rPr>
          <w:t xml:space="preserve"> all </w:t>
        </w:r>
      </w:ins>
      <w:ins w:author="Aakash J John [Litmus7]" w:date="2025-12-22T11:22:00Z" w:id="13">
        <w:r w:rsidRPr="5E24F2F7" w:rsidR="2EDA8A9C">
          <w:rPr>
            <w:rFonts w:ascii="Aptos" w:hAnsi="Aptos" w:eastAsia="Aptos" w:cs="Aptos"/>
          </w:rPr>
          <w:t>have</w:t>
        </w:r>
      </w:ins>
      <w:ins w:author="Aakash J John [Litmus7]" w:date="2025-12-22T11:21:00Z" w:id="14">
        <w:r w:rsidRPr="5E24F2F7" w:rsidR="2EDA8A9C">
          <w:rPr>
            <w:rFonts w:ascii="Aptos" w:hAnsi="Aptos" w:eastAsia="Aptos" w:cs="Aptos"/>
          </w:rPr>
          <w:t xml:space="preserve"> section</w:t>
        </w:r>
      </w:ins>
      <w:ins w:author="Aakash J John [Litmus7]" w:date="2025-12-22T11:22:00Z" w:id="15">
        <w:r w:rsidRPr="5E24F2F7" w:rsidR="2EDA8A9C">
          <w:rPr>
            <w:rFonts w:ascii="Aptos" w:hAnsi="Aptos" w:eastAsia="Aptos" w:cs="Aptos"/>
          </w:rPr>
          <w:t xml:space="preserve"> </w:t>
        </w:r>
      </w:ins>
      <w:ins w:author="Aakash J John [Litmus7]" w:date="2025-12-22T11:21:00Z" w:id="16">
        <w:r w:rsidRPr="5E24F2F7" w:rsidR="2EDA8A9C">
          <w:rPr>
            <w:rFonts w:ascii="Aptos" w:hAnsi="Aptos" w:eastAsia="Aptos" w:cs="Aptos"/>
          </w:rPr>
          <w:t>Ids.</w:t>
        </w:r>
      </w:ins>
    </w:p>
    <w:p w:rsidR="416308F8" w:rsidP="5E24F2F7" w:rsidRDefault="416308F8" w14:paraId="2B6786EC" w14:textId="25078591">
      <w:pPr>
        <w:spacing w:beforeAutospacing="1" w:after="0" w:afterAutospacing="1"/>
      </w:pPr>
    </w:p>
    <w:p w:rsidR="416308F8" w:rsidP="5E24F2F7" w:rsidRDefault="3FF4872F" w14:paraId="44886E50" w14:textId="1BDCADC3">
      <w:pPr>
        <w:pStyle w:val="Heading2"/>
        <w:spacing w:beforeAutospacing="1" w:after="0" w:afterAutospacing="1"/>
      </w:pPr>
      <w:r>
        <w:t>2.</w:t>
      </w:r>
      <w:r w:rsidR="24694198">
        <w:t>2</w:t>
      </w:r>
      <w:r>
        <w:t xml:space="preserve"> Template Validation Rule</w:t>
      </w:r>
    </w:p>
    <w:p w:rsidR="416308F8" w:rsidRDefault="5CB8CCB5" w14:paraId="0D2B3AC9" w14:textId="6AB8585E">
      <w:pPr>
        <w:pPrChange w:author="Aakash J John [Litmus7]" w:date="2025-12-22T11:07:00Z" w:id="17">
          <w:pPr>
            <w:pStyle w:val="Heading2"/>
          </w:pPr>
        </w:pPrChange>
      </w:pPr>
      <w:r>
        <w:t xml:space="preserve">Template validation rules may be checked against </w:t>
      </w:r>
      <w:r w:rsidR="3DD5EC06">
        <w:t>before publishing the content</w:t>
      </w:r>
      <w:r>
        <w:t>.</w:t>
      </w:r>
    </w:p>
    <w:p w:rsidR="416308F8" w:rsidP="5E24F2F7" w:rsidRDefault="3FF4872F" w14:paraId="3A1B7333" w14:textId="209AF77C">
      <w:pPr>
        <w:spacing w:beforeAutospacing="1" w:after="0" w:afterAutospacing="1"/>
        <w:rPr>
          <w:rFonts w:ascii="Aptos" w:hAnsi="Aptos" w:eastAsia="Aptos" w:cs="Aptos"/>
        </w:rPr>
      </w:pPr>
      <w:r w:rsidRPr="5E24F2F7">
        <w:rPr>
          <w:rFonts w:ascii="Aptos" w:hAnsi="Aptos" w:eastAsia="Aptos" w:cs="Aptos"/>
        </w:rPr>
        <w:t>Acceptance Criteria:</w:t>
      </w:r>
    </w:p>
    <w:p w:rsidR="416308F8" w:rsidP="5E24F2F7" w:rsidRDefault="3FF4872F" w14:paraId="663D66D9" w14:textId="2839A3F3">
      <w:pPr>
        <w:spacing w:beforeAutospacing="1" w:after="0" w:afterAutospacing="1"/>
        <w:rPr>
          <w:rFonts w:ascii="Aptos" w:hAnsi="Aptos" w:eastAsia="Aptos" w:cs="Aptos"/>
        </w:rPr>
      </w:pPr>
      <w:r w:rsidRPr="5E24F2F7">
        <w:rPr>
          <w:rFonts w:ascii="Aptos" w:hAnsi="Aptos" w:eastAsia="Aptos" w:cs="Aptos"/>
        </w:rPr>
        <w:t>1</w:t>
      </w:r>
      <w:r w:rsidRPr="5E24F2F7" w:rsidR="3D2608C0">
        <w:rPr>
          <w:rFonts w:ascii="Aptos" w:hAnsi="Aptos" w:eastAsia="Aptos" w:cs="Aptos"/>
        </w:rPr>
        <w:t>. Storage</w:t>
      </w:r>
      <w:r w:rsidRPr="5E24F2F7">
        <w:rPr>
          <w:rFonts w:ascii="Aptos" w:hAnsi="Aptos" w:eastAsia="Aptos" w:cs="Aptos"/>
        </w:rPr>
        <w:t xml:space="preserve"> hierarchy must be strictly followed.</w:t>
      </w:r>
    </w:p>
    <w:p w:rsidR="416308F8" w:rsidP="5E24F2F7" w:rsidRDefault="7B19148E" w14:paraId="4BA47950" w14:textId="3655C070">
      <w:pPr>
        <w:spacing w:beforeAutospacing="1" w:after="0" w:afterAutospacing="1"/>
        <w:rPr>
          <w:rFonts w:ascii="Aptos" w:hAnsi="Aptos" w:eastAsia="Aptos" w:cs="Aptos"/>
        </w:rPr>
      </w:pPr>
      <w:r w:rsidRPr="5E24F2F7">
        <w:rPr>
          <w:rFonts w:ascii="Aptos" w:hAnsi="Aptos" w:eastAsia="Aptos" w:cs="Aptos"/>
        </w:rPr>
        <w:t>2</w:t>
      </w:r>
      <w:r w:rsidRPr="5E24F2F7" w:rsidR="303540E2">
        <w:rPr>
          <w:rFonts w:ascii="Aptos" w:hAnsi="Aptos" w:eastAsia="Aptos" w:cs="Aptos"/>
        </w:rPr>
        <w:t>.</w:t>
      </w:r>
      <w:commentRangeStart w:id="18"/>
      <w:commentRangeStart w:id="19"/>
      <w:r w:rsidRPr="5E24F2F7" w:rsidR="3FF4872F">
        <w:rPr>
          <w:rFonts w:ascii="Aptos" w:hAnsi="Aptos" w:eastAsia="Aptos" w:cs="Aptos"/>
        </w:rPr>
        <w:t xml:space="preserve"> </w:t>
      </w:r>
      <w:r w:rsidRPr="5E24F2F7" w:rsidR="71818A43">
        <w:rPr>
          <w:rFonts w:ascii="Aptos" w:hAnsi="Aptos" w:eastAsia="Aptos" w:cs="Aptos"/>
        </w:rPr>
        <w:t>Documentation</w:t>
      </w:r>
      <w:r w:rsidRPr="5E24F2F7" w:rsidR="3FF4872F">
        <w:rPr>
          <w:rFonts w:ascii="Aptos" w:hAnsi="Aptos" w:eastAsia="Aptos" w:cs="Aptos"/>
        </w:rPr>
        <w:t xml:space="preserve"> shall be validated against the mandatory section</w:t>
      </w:r>
      <w:ins w:author="Aakash J John [Litmus7]" w:date="2025-12-22T11:17:00Z" w:id="20">
        <w:r w:rsidRPr="5E24F2F7" w:rsidR="144E250F">
          <w:rPr>
            <w:rFonts w:ascii="Aptos" w:hAnsi="Aptos" w:eastAsia="Aptos" w:cs="Aptos"/>
          </w:rPr>
          <w:t xml:space="preserve"> only</w:t>
        </w:r>
      </w:ins>
      <w:r w:rsidRPr="5E24F2F7" w:rsidR="7EA9E34A">
        <w:rPr>
          <w:rFonts w:ascii="Aptos" w:hAnsi="Aptos" w:eastAsia="Aptos" w:cs="Aptos"/>
        </w:rPr>
        <w:t xml:space="preserve"> </w:t>
      </w:r>
      <w:r w:rsidRPr="5E24F2F7" w:rsidR="3FF4872F">
        <w:rPr>
          <w:rFonts w:ascii="Aptos" w:hAnsi="Aptos" w:eastAsia="Aptos" w:cs="Aptos"/>
        </w:rPr>
        <w:t>during the publishing process.</w:t>
      </w:r>
      <w:commentRangeEnd w:id="18"/>
      <w:r w:rsidR="416308F8">
        <w:rPr>
          <w:rStyle w:val="CommentReference"/>
          <w:rFonts w:ascii="Aptos" w:hAnsi="Aptos" w:eastAsia="Aptos" w:cs="Aptos"/>
          <w:sz w:val="24"/>
          <w:szCs w:val="24"/>
        </w:rPr>
        <w:commentReference w:id="18"/>
      </w:r>
      <w:commentRangeEnd w:id="19"/>
      <w:r w:rsidR="416308F8">
        <w:rPr>
          <w:rStyle w:val="CommentReference"/>
          <w:rFonts w:ascii="Aptos" w:hAnsi="Aptos" w:eastAsia="Aptos" w:cs="Aptos"/>
          <w:sz w:val="24"/>
          <w:szCs w:val="24"/>
        </w:rPr>
        <w:commentReference w:id="19"/>
      </w:r>
    </w:p>
    <w:p w:rsidR="416308F8" w:rsidP="5E24F2F7" w:rsidRDefault="7D379D03" w14:paraId="42A2A3FA" w14:textId="12ACBC5A">
      <w:pPr>
        <w:spacing w:beforeAutospacing="1" w:after="0" w:afterAutospacing="1"/>
        <w:rPr>
          <w:rFonts w:ascii="Aptos" w:hAnsi="Aptos" w:eastAsia="Aptos" w:cs="Aptos"/>
        </w:rPr>
      </w:pPr>
      <w:r w:rsidRPr="5E24F2F7">
        <w:rPr>
          <w:rFonts w:ascii="Aptos" w:hAnsi="Aptos" w:eastAsia="Aptos" w:cs="Aptos"/>
        </w:rPr>
        <w:t>3</w:t>
      </w:r>
      <w:r w:rsidRPr="5E24F2F7" w:rsidR="6E7D2FFB">
        <w:rPr>
          <w:rFonts w:ascii="Aptos" w:hAnsi="Aptos" w:eastAsia="Aptos" w:cs="Aptos"/>
        </w:rPr>
        <w:t>.</w:t>
      </w:r>
      <w:r w:rsidRPr="5E24F2F7" w:rsidR="3FF4872F">
        <w:rPr>
          <w:rFonts w:ascii="Aptos" w:hAnsi="Aptos" w:eastAsia="Aptos" w:cs="Aptos"/>
        </w:rPr>
        <w:t xml:space="preserve"> Check whether the template and template version exist.</w:t>
      </w:r>
    </w:p>
    <w:p w:rsidR="416308F8" w:rsidRDefault="416308F8" w14:paraId="1597EC09" w14:textId="66E11B76">
      <w:pPr>
        <w:spacing w:beforeAutospacing="1" w:after="0" w:afterAutospacing="1"/>
        <w:rPr>
          <w:rFonts w:ascii="Aptos" w:hAnsi="Aptos" w:eastAsia="Aptos" w:cs="Aptos"/>
        </w:rPr>
        <w:pPrChange w:author="Aakash J John [Litmus7]" w:date="2025-12-22T11:04:00Z" w:id="21">
          <w:pPr>
            <w:spacing w:beforeAutospacing="1" w:afterAutospacing="1"/>
            <w:ind w:firstLine="720"/>
          </w:pPr>
        </w:pPrChange>
      </w:pPr>
    </w:p>
    <w:p w:rsidR="416308F8" w:rsidP="5E24F2F7" w:rsidRDefault="416308F8" w14:paraId="7EAB6847" w14:textId="0ABE2D7B">
      <w:pPr>
        <w:spacing w:beforeAutospacing="1" w:after="0" w:afterAutospacing="1"/>
        <w:rPr>
          <w:rFonts w:ascii="Aptos" w:hAnsi="Aptos" w:eastAsia="Aptos" w:cs="Aptos"/>
        </w:rPr>
      </w:pPr>
    </w:p>
    <w:p w:rsidR="00C53D1A" w:rsidP="416308F8" w:rsidRDefault="7FD5594E" w14:paraId="0D3CB0C2" w14:textId="622C4D48">
      <w:pPr>
        <w:pStyle w:val="Heading2"/>
        <w:rPr>
          <w:rFonts w:ascii="Aptos" w:hAnsi="Aptos" w:eastAsia="Aptos" w:cs="Aptos"/>
          <w:sz w:val="28"/>
          <w:szCs w:val="28"/>
        </w:rPr>
      </w:pPr>
      <w:bookmarkStart w:name="_Toc405657229" w:id="22"/>
      <w:r>
        <w:t>2.</w:t>
      </w:r>
      <w:r w:rsidR="65EA3DA4">
        <w:t>3</w:t>
      </w:r>
      <w:r>
        <w:t xml:space="preserve"> Documentation Creation and Editing</w:t>
      </w:r>
      <w:bookmarkEnd w:id="22"/>
    </w:p>
    <w:p w:rsidR="19A190D8" w:rsidP="416308F8" w:rsidRDefault="19A190D8" w14:paraId="6D15C1F6" w14:textId="6657170C">
      <w:pPr>
        <w:rPr>
          <w:rFonts w:ascii="Aptos" w:hAnsi="Aptos" w:eastAsia="Aptos" w:cs="Aptos"/>
        </w:rPr>
      </w:pPr>
      <w:r w:rsidRPr="416308F8">
        <w:rPr>
          <w:rFonts w:ascii="Aptos" w:hAnsi="Aptos" w:eastAsia="Aptos" w:cs="Aptos"/>
        </w:rPr>
        <w:t xml:space="preserve">The system shall allow content </w:t>
      </w:r>
      <w:r w:rsidRPr="416308F8" w:rsidR="025DD2B0">
        <w:rPr>
          <w:rFonts w:ascii="Aptos" w:hAnsi="Aptos" w:eastAsia="Aptos" w:cs="Aptos"/>
        </w:rPr>
        <w:t>editors</w:t>
      </w:r>
      <w:r w:rsidRPr="416308F8">
        <w:rPr>
          <w:rFonts w:ascii="Aptos" w:hAnsi="Aptos" w:eastAsia="Aptos" w:cs="Aptos"/>
        </w:rPr>
        <w:t xml:space="preserve"> to create and edit documentation using predefined templates.</w:t>
      </w:r>
    </w:p>
    <w:p w:rsidR="19A190D8" w:rsidP="416308F8" w:rsidRDefault="19A190D8" w14:paraId="4D66A858" w14:textId="498E609E">
      <w:r w:rsidRPr="416308F8">
        <w:rPr>
          <w:rFonts w:ascii="Aptos" w:hAnsi="Aptos" w:eastAsia="Aptos" w:cs="Aptos"/>
        </w:rPr>
        <w:t>Acceptance Criteria:</w:t>
      </w:r>
    </w:p>
    <w:p w:rsidR="19A190D8" w:rsidP="416308F8" w:rsidRDefault="19A190D8" w14:paraId="0CE1CD84" w14:textId="7FF1CDD8">
      <w:pPr>
        <w:spacing w:after="0" w:afterAutospacing="1"/>
      </w:pPr>
      <w:r w:rsidRPr="416308F8">
        <w:rPr>
          <w:rFonts w:ascii="Aptos" w:hAnsi="Aptos" w:eastAsia="Aptos" w:cs="Aptos"/>
        </w:rPr>
        <w:t>1. Documentation must be associated with a valid template.</w:t>
      </w:r>
    </w:p>
    <w:p w:rsidR="19A190D8" w:rsidP="416308F8" w:rsidRDefault="19A190D8" w14:paraId="50D7B127" w14:textId="32F2C1F2">
      <w:pPr>
        <w:spacing w:after="0" w:afterAutospacing="1"/>
      </w:pPr>
      <w:r w:rsidRPr="416308F8">
        <w:rPr>
          <w:rFonts w:ascii="Aptos" w:hAnsi="Aptos" w:eastAsia="Aptos" w:cs="Aptos"/>
        </w:rPr>
        <w:t>2. Documentation can be saved as a draft with incomplete content.</w:t>
      </w:r>
    </w:p>
    <w:p w:rsidR="19A190D8" w:rsidP="416308F8" w:rsidRDefault="19A190D8" w14:paraId="2DC4830D" w14:textId="74BAD773">
      <w:pPr>
        <w:spacing w:after="0" w:afterAutospacing="1"/>
      </w:pPr>
      <w:r w:rsidRPr="31328BEC">
        <w:rPr>
          <w:rFonts w:ascii="Aptos" w:hAnsi="Aptos" w:eastAsia="Aptos" w:cs="Aptos"/>
        </w:rPr>
        <w:t>3. Content must follow the structure defined by the selected template.</w:t>
      </w:r>
    </w:p>
    <w:p w:rsidR="416308F8" w:rsidP="416308F8" w:rsidRDefault="416308F8" w14:paraId="0F3A30D6" w14:textId="2984EF8A">
      <w:pPr>
        <w:rPr>
          <w:rFonts w:ascii="Aptos" w:hAnsi="Aptos" w:eastAsia="Aptos" w:cs="Aptos"/>
          <w:sz w:val="28"/>
          <w:szCs w:val="28"/>
        </w:rPr>
      </w:pPr>
    </w:p>
    <w:p w:rsidR="00C53D1A" w:rsidP="416308F8" w:rsidRDefault="7FD5594E" w14:paraId="2FA110BF" w14:textId="7F7F32A4">
      <w:pPr>
        <w:pStyle w:val="Heading2"/>
        <w:rPr>
          <w:rFonts w:ascii="Aptos" w:hAnsi="Aptos" w:eastAsia="Aptos" w:cs="Aptos"/>
          <w:sz w:val="28"/>
          <w:szCs w:val="28"/>
        </w:rPr>
      </w:pPr>
      <w:bookmarkStart w:name="_Toc2024801872" w:id="23"/>
      <w:r>
        <w:t>2.</w:t>
      </w:r>
      <w:r w:rsidR="2C93D2AC">
        <w:t>4</w:t>
      </w:r>
      <w:r>
        <w:t xml:space="preserve"> Version Management</w:t>
      </w:r>
      <w:bookmarkEnd w:id="23"/>
      <w:r>
        <w:t xml:space="preserve"> </w:t>
      </w:r>
    </w:p>
    <w:p w:rsidR="30FB71B0" w:rsidP="416308F8" w:rsidRDefault="30FB71B0" w14:paraId="635FD9E0" w14:textId="7B6AA378">
      <w:pPr>
        <w:rPr>
          <w:rFonts w:ascii="Aptos" w:hAnsi="Aptos" w:eastAsia="Aptos" w:cs="Aptos"/>
        </w:rPr>
      </w:pPr>
      <w:r w:rsidRPr="416308F8">
        <w:rPr>
          <w:rFonts w:ascii="Aptos" w:hAnsi="Aptos" w:eastAsia="Aptos" w:cs="Aptos"/>
        </w:rPr>
        <w:t>The system maintain</w:t>
      </w:r>
      <w:r w:rsidRPr="416308F8" w:rsidR="7FE6FAD4">
        <w:rPr>
          <w:rFonts w:ascii="Aptos" w:hAnsi="Aptos" w:eastAsia="Aptos" w:cs="Aptos"/>
        </w:rPr>
        <w:t>s</w:t>
      </w:r>
      <w:r w:rsidRPr="416308F8">
        <w:rPr>
          <w:rFonts w:ascii="Aptos" w:hAnsi="Aptos" w:eastAsia="Aptos" w:cs="Aptos"/>
        </w:rPr>
        <w:t xml:space="preserve"> version history for all documentation.</w:t>
      </w:r>
    </w:p>
    <w:p w:rsidR="55E81CDD" w:rsidP="416308F8" w:rsidRDefault="55E81CDD" w14:paraId="006BE4BE" w14:textId="0140B551">
      <w:r w:rsidRPr="416308F8">
        <w:rPr>
          <w:rFonts w:ascii="Aptos" w:hAnsi="Aptos" w:eastAsia="Aptos" w:cs="Aptos"/>
        </w:rPr>
        <w:t>Acceptance Criteria:</w:t>
      </w:r>
    </w:p>
    <w:p w:rsidR="55E81CDD" w:rsidP="416308F8" w:rsidRDefault="55E81CDD" w14:paraId="534E9BDE" w14:textId="2B9D86BB">
      <w:pPr>
        <w:spacing w:after="0" w:afterAutospacing="1"/>
        <w:rPr>
          <w:rFonts w:ascii="Aptos" w:hAnsi="Aptos" w:eastAsia="Aptos" w:cs="Aptos"/>
        </w:rPr>
      </w:pPr>
      <w:r w:rsidRPr="416308F8">
        <w:rPr>
          <w:rFonts w:ascii="Aptos" w:hAnsi="Aptos" w:eastAsia="Aptos" w:cs="Aptos"/>
        </w:rPr>
        <w:t>1. Each documentation published must result in a new version.</w:t>
      </w:r>
    </w:p>
    <w:p w:rsidR="55E81CDD" w:rsidP="416308F8" w:rsidRDefault="55E81CDD" w14:paraId="4D2839E9" w14:textId="58103FE5">
      <w:pPr>
        <w:spacing w:after="0" w:afterAutospacing="1"/>
      </w:pPr>
      <w:r w:rsidRPr="416308F8">
        <w:rPr>
          <w:rFonts w:ascii="Aptos" w:hAnsi="Aptos" w:eastAsia="Aptos" w:cs="Aptos"/>
        </w:rPr>
        <w:t>2. Previous versions must remain accessible for reference.</w:t>
      </w:r>
    </w:p>
    <w:p w:rsidR="55E81CDD" w:rsidP="31328BEC" w:rsidRDefault="55E81CDD" w14:paraId="2CD5F9D5" w14:textId="52900533">
      <w:pPr>
        <w:spacing w:after="0" w:afterAutospacing="1"/>
        <w:rPr>
          <w:rFonts w:ascii="Aptos" w:hAnsi="Aptos" w:eastAsia="Aptos" w:cs="Aptos"/>
        </w:rPr>
      </w:pPr>
      <w:r w:rsidRPr="31328BEC">
        <w:rPr>
          <w:rFonts w:ascii="Aptos" w:hAnsi="Aptos" w:eastAsia="Aptos" w:cs="Aptos"/>
        </w:rPr>
        <w:t xml:space="preserve">3. </w:t>
      </w:r>
      <w:r w:rsidRPr="31328BEC" w:rsidR="13820AC6">
        <w:rPr>
          <w:rFonts w:ascii="Aptos" w:hAnsi="Aptos" w:eastAsia="Aptos" w:cs="Aptos"/>
        </w:rPr>
        <w:t xml:space="preserve">Multiple documents can be </w:t>
      </w:r>
      <w:bookmarkStart w:name="_Int_uiMscqEI" w:id="24"/>
      <w:r w:rsidRPr="31328BEC" w:rsidR="13820AC6">
        <w:rPr>
          <w:rFonts w:ascii="Aptos" w:hAnsi="Aptos" w:eastAsia="Aptos" w:cs="Aptos"/>
        </w:rPr>
        <w:t>in published</w:t>
      </w:r>
      <w:bookmarkEnd w:id="24"/>
      <w:r w:rsidRPr="31328BEC" w:rsidR="13820AC6">
        <w:rPr>
          <w:rFonts w:ascii="Aptos" w:hAnsi="Aptos" w:eastAsia="Aptos" w:cs="Aptos"/>
        </w:rPr>
        <w:t xml:space="preserve"> </w:t>
      </w:r>
      <w:bookmarkStart w:name="_Int_0D2mGdS6" w:id="25"/>
      <w:r w:rsidRPr="31328BEC" w:rsidR="13820AC6">
        <w:rPr>
          <w:rFonts w:ascii="Aptos" w:hAnsi="Aptos" w:eastAsia="Aptos" w:cs="Aptos"/>
        </w:rPr>
        <w:t>state</w:t>
      </w:r>
      <w:bookmarkEnd w:id="25"/>
      <w:r w:rsidRPr="31328BEC" w:rsidR="13820AC6">
        <w:rPr>
          <w:rFonts w:ascii="Aptos" w:hAnsi="Aptos" w:eastAsia="Aptos" w:cs="Aptos"/>
        </w:rPr>
        <w:t xml:space="preserve"> but only the latest one is returned</w:t>
      </w:r>
      <w:r w:rsidRPr="31328BEC">
        <w:rPr>
          <w:rFonts w:ascii="Aptos" w:hAnsi="Aptos" w:eastAsia="Aptos" w:cs="Aptos"/>
        </w:rPr>
        <w:t>.</w:t>
      </w:r>
    </w:p>
    <w:p w:rsidR="55E81CDD" w:rsidP="5E24F2F7" w:rsidRDefault="55E81CDD" w14:paraId="51276C9B" w14:textId="5FC657FB">
      <w:pPr>
        <w:spacing w:after="0" w:afterAutospacing="1"/>
        <w:rPr>
          <w:rFonts w:ascii="Aptos" w:hAnsi="Aptos" w:eastAsia="Aptos" w:cs="Aptos"/>
        </w:rPr>
      </w:pPr>
      <w:r w:rsidRPr="5E24F2F7">
        <w:rPr>
          <w:rFonts w:ascii="Aptos" w:hAnsi="Aptos" w:eastAsia="Aptos" w:cs="Aptos"/>
        </w:rPr>
        <w:t>4. The system must support rollback to a previous version.</w:t>
      </w:r>
    </w:p>
    <w:p w:rsidR="1ADBCE89" w:rsidP="5E24F2F7" w:rsidRDefault="1ADBCE89" w14:paraId="4A950536" w14:textId="3DF3FCA1">
      <w:pPr>
        <w:spacing w:afterAutospacing="1"/>
        <w:rPr>
          <w:rFonts w:ascii="Aptos" w:hAnsi="Aptos" w:eastAsia="Aptos" w:cs="Aptos"/>
        </w:rPr>
      </w:pPr>
      <w:r w:rsidRPr="5E24F2F7">
        <w:rPr>
          <w:rFonts w:ascii="Aptos" w:hAnsi="Aptos" w:eastAsia="Aptos" w:cs="Aptos"/>
        </w:rPr>
        <w:t xml:space="preserve">5. </w:t>
      </w:r>
      <w:r w:rsidRPr="5E24F2F7" w:rsidR="5FBC4DD6">
        <w:rPr>
          <w:rFonts w:ascii="Aptos" w:hAnsi="Aptos" w:eastAsia="Aptos" w:cs="Aptos"/>
        </w:rPr>
        <w:t>Template</w:t>
      </w:r>
      <w:r w:rsidRPr="5E24F2F7">
        <w:rPr>
          <w:rFonts w:ascii="Aptos" w:hAnsi="Aptos" w:eastAsia="Aptos" w:cs="Aptos"/>
        </w:rPr>
        <w:t xml:space="preserve"> shall have </w:t>
      </w:r>
      <w:r w:rsidRPr="5E24F2F7" w:rsidR="67C5F082">
        <w:rPr>
          <w:rFonts w:ascii="Aptos" w:hAnsi="Aptos" w:eastAsia="Aptos" w:cs="Aptos"/>
        </w:rPr>
        <w:t>versioning; every</w:t>
      </w:r>
      <w:r w:rsidRPr="5E24F2F7" w:rsidR="431807CE">
        <w:rPr>
          <w:rFonts w:ascii="Aptos" w:hAnsi="Aptos" w:eastAsia="Aptos" w:cs="Aptos"/>
        </w:rPr>
        <w:t xml:space="preserve"> documentation will have reference to the template version and template</w:t>
      </w:r>
      <w:r w:rsidRPr="5E24F2F7" w:rsidR="24729EE4">
        <w:rPr>
          <w:rFonts w:ascii="Aptos" w:hAnsi="Aptos" w:eastAsia="Aptos" w:cs="Aptos"/>
        </w:rPr>
        <w:t xml:space="preserve"> </w:t>
      </w:r>
      <w:r w:rsidRPr="5E24F2F7" w:rsidR="431807CE">
        <w:rPr>
          <w:rFonts w:ascii="Aptos" w:hAnsi="Aptos" w:eastAsia="Aptos" w:cs="Aptos"/>
        </w:rPr>
        <w:t>Id</w:t>
      </w:r>
      <w:r w:rsidRPr="5E24F2F7" w:rsidR="2E44E2CC">
        <w:rPr>
          <w:rFonts w:ascii="Aptos" w:hAnsi="Aptos" w:eastAsia="Aptos" w:cs="Aptos"/>
        </w:rPr>
        <w:t>.</w:t>
      </w:r>
    </w:p>
    <w:p w:rsidR="416308F8" w:rsidP="416308F8" w:rsidRDefault="416308F8" w14:paraId="4C25C2E9" w14:textId="7917C0B1">
      <w:pPr>
        <w:rPr>
          <w:rFonts w:ascii="Aptos" w:hAnsi="Aptos" w:eastAsia="Aptos" w:cs="Aptos"/>
          <w:sz w:val="28"/>
          <w:szCs w:val="28"/>
        </w:rPr>
      </w:pPr>
    </w:p>
    <w:p w:rsidR="00C53D1A" w:rsidP="416308F8" w:rsidRDefault="7FD5594E" w14:paraId="5C981E49" w14:textId="7C277750">
      <w:pPr>
        <w:pStyle w:val="Heading2"/>
        <w:rPr>
          <w:rFonts w:ascii="Aptos" w:hAnsi="Aptos" w:eastAsia="Aptos" w:cs="Aptos"/>
          <w:sz w:val="28"/>
          <w:szCs w:val="28"/>
        </w:rPr>
      </w:pPr>
      <w:bookmarkStart w:name="_Toc274644445" w:id="26"/>
      <w:r>
        <w:t>2.</w:t>
      </w:r>
      <w:r w:rsidR="29C02CC4">
        <w:t>5</w:t>
      </w:r>
      <w:r>
        <w:t xml:space="preserve"> Review and Publishing Content</w:t>
      </w:r>
      <w:bookmarkEnd w:id="26"/>
    </w:p>
    <w:p w:rsidR="34DE2F03" w:rsidP="416308F8" w:rsidRDefault="34DE2F03" w14:paraId="4064D191" w14:textId="0D853850">
      <w:pPr>
        <w:rPr>
          <w:rFonts w:ascii="Aptos" w:hAnsi="Aptos" w:eastAsia="Aptos" w:cs="Aptos"/>
        </w:rPr>
      </w:pPr>
      <w:r w:rsidRPr="416308F8">
        <w:rPr>
          <w:rFonts w:ascii="Aptos" w:hAnsi="Aptos" w:eastAsia="Aptos" w:cs="Aptos"/>
        </w:rPr>
        <w:t xml:space="preserve">The system </w:t>
      </w:r>
      <w:r w:rsidRPr="416308F8" w:rsidR="7BF7690B">
        <w:rPr>
          <w:rFonts w:ascii="Aptos" w:hAnsi="Aptos" w:eastAsia="Aptos" w:cs="Aptos"/>
        </w:rPr>
        <w:t>follows</w:t>
      </w:r>
      <w:r w:rsidRPr="416308F8">
        <w:rPr>
          <w:rFonts w:ascii="Aptos" w:hAnsi="Aptos" w:eastAsia="Aptos" w:cs="Aptos"/>
        </w:rPr>
        <w:t xml:space="preserve"> a controlled workflow for reviewing and publishing documentation.</w:t>
      </w:r>
    </w:p>
    <w:p w:rsidR="22FFEEDA" w:rsidP="416308F8" w:rsidRDefault="22FFEEDA" w14:paraId="78024B09" w14:textId="60AE30E5">
      <w:pPr>
        <w:rPr>
          <w:rFonts w:ascii="Aptos" w:hAnsi="Aptos" w:eastAsia="Aptos" w:cs="Aptos"/>
        </w:rPr>
      </w:pPr>
      <w:r w:rsidRPr="416308F8">
        <w:rPr>
          <w:rFonts w:ascii="Aptos" w:hAnsi="Aptos" w:eastAsia="Aptos" w:cs="Aptos"/>
        </w:rPr>
        <w:t xml:space="preserve">Acceptance Criteria: </w:t>
      </w:r>
    </w:p>
    <w:p w:rsidR="22FFEEDA" w:rsidP="416308F8" w:rsidRDefault="22FFEEDA" w14:paraId="7B1DD5F1" w14:textId="4CDC8A53">
      <w:pPr>
        <w:spacing w:after="0" w:afterAutospacing="1"/>
        <w:rPr>
          <w:rFonts w:ascii="Aptos" w:hAnsi="Aptos" w:eastAsia="Aptos" w:cs="Aptos"/>
        </w:rPr>
      </w:pPr>
      <w:r w:rsidRPr="416308F8">
        <w:rPr>
          <w:rFonts w:ascii="Aptos" w:hAnsi="Aptos" w:eastAsia="Aptos" w:cs="Aptos"/>
        </w:rPr>
        <w:t>1. Documentation must move through states Draft, In Review, Published, and Deprecated.</w:t>
      </w:r>
    </w:p>
    <w:p w:rsidR="22FFEEDA" w:rsidP="31354CEA" w:rsidRDefault="0B5E3906" w14:paraId="39569D49" w14:textId="0EDE2FEE">
      <w:pPr>
        <w:spacing w:after="0" w:afterAutospacing="on"/>
        <w:rPr>
          <w:rFonts w:ascii="Aptos" w:hAnsi="Aptos" w:eastAsia="Aptos" w:cs="Aptos"/>
        </w:rPr>
      </w:pPr>
      <w:r w:rsidRPr="31354CEA" w:rsidR="699B2F8B">
        <w:rPr>
          <w:rFonts w:ascii="Aptos" w:hAnsi="Aptos" w:eastAsia="Aptos" w:cs="Aptos"/>
        </w:rPr>
        <w:t>2</w:t>
      </w:r>
      <w:r w:rsidRPr="31354CEA" w:rsidR="216CAA1D">
        <w:rPr>
          <w:rFonts w:ascii="Aptos" w:hAnsi="Aptos" w:eastAsia="Aptos" w:cs="Aptos"/>
        </w:rPr>
        <w:t xml:space="preserve">. Documentation </w:t>
      </w:r>
      <w:r w:rsidRPr="31354CEA" w:rsidR="5C3A8283">
        <w:rPr>
          <w:rFonts w:ascii="Aptos" w:hAnsi="Aptos" w:eastAsia="Aptos" w:cs="Aptos"/>
        </w:rPr>
        <w:t>must only</w:t>
      </w:r>
      <w:r w:rsidRPr="31354CEA" w:rsidR="5ACC47E0">
        <w:rPr>
          <w:rFonts w:ascii="Aptos" w:hAnsi="Aptos" w:eastAsia="Aptos" w:cs="Aptos"/>
        </w:rPr>
        <w:t xml:space="preserve"> </w:t>
      </w:r>
      <w:r w:rsidRPr="31354CEA" w:rsidR="216CAA1D">
        <w:rPr>
          <w:rFonts w:ascii="Aptos" w:hAnsi="Aptos" w:eastAsia="Aptos" w:cs="Aptos"/>
        </w:rPr>
        <w:t>be published when all required metadata exists</w:t>
      </w:r>
      <w:r w:rsidRPr="31354CEA" w:rsidR="270FB5CD">
        <w:rPr>
          <w:rFonts w:ascii="Aptos" w:hAnsi="Aptos" w:eastAsia="Aptos" w:cs="Aptos"/>
        </w:rPr>
        <w:t>,</w:t>
      </w:r>
      <w:r w:rsidRPr="31354CEA" w:rsidR="76568DC8">
        <w:rPr>
          <w:rFonts w:ascii="Aptos" w:hAnsi="Aptos" w:eastAsia="Aptos" w:cs="Aptos"/>
        </w:rPr>
        <w:t xml:space="preserve"> and </w:t>
      </w:r>
      <w:r w:rsidRPr="31354CEA" w:rsidR="1094BC0E">
        <w:rPr>
          <w:rFonts w:ascii="Aptos" w:hAnsi="Aptos" w:eastAsia="Aptos" w:cs="Aptos"/>
        </w:rPr>
        <w:t xml:space="preserve">    </w:t>
      </w:r>
      <w:r w:rsidRPr="31354CEA" w:rsidR="76568DC8">
        <w:rPr>
          <w:rFonts w:ascii="Aptos" w:hAnsi="Aptos" w:eastAsia="Aptos" w:cs="Aptos"/>
        </w:rPr>
        <w:t>template rule</w:t>
      </w:r>
      <w:r w:rsidRPr="31354CEA" w:rsidR="76568DC8">
        <w:rPr>
          <w:rFonts w:ascii="Aptos" w:hAnsi="Aptos" w:eastAsia="Aptos" w:cs="Aptos"/>
        </w:rPr>
        <w:t xml:space="preserve"> is satisfied</w:t>
      </w:r>
      <w:r w:rsidRPr="31354CEA" w:rsidR="216CAA1D">
        <w:rPr>
          <w:rFonts w:ascii="Aptos" w:hAnsi="Aptos" w:eastAsia="Aptos" w:cs="Aptos"/>
        </w:rPr>
        <w:t>.</w:t>
      </w:r>
    </w:p>
    <w:p w:rsidR="22FFEEDA" w:rsidP="5E24F2F7" w:rsidRDefault="43212958" w14:paraId="4AD630D8" w14:textId="7B1BB5D1">
      <w:pPr>
        <w:spacing w:after="0" w:afterAutospacing="1"/>
        <w:rPr>
          <w:rFonts w:ascii="Aptos" w:hAnsi="Aptos" w:eastAsia="Aptos" w:cs="Aptos"/>
        </w:rPr>
      </w:pPr>
      <w:r w:rsidRPr="5E24F2F7">
        <w:rPr>
          <w:rFonts w:ascii="Aptos" w:hAnsi="Aptos" w:eastAsia="Aptos" w:cs="Aptos"/>
        </w:rPr>
        <w:t>3</w:t>
      </w:r>
      <w:r w:rsidRPr="5E24F2F7" w:rsidR="22FFEEDA">
        <w:rPr>
          <w:rFonts w:ascii="Aptos" w:hAnsi="Aptos" w:eastAsia="Aptos" w:cs="Aptos"/>
        </w:rPr>
        <w:t xml:space="preserve">. Rejected documentation must </w:t>
      </w:r>
      <w:r w:rsidRPr="5E24F2F7" w:rsidR="1D99DD82">
        <w:rPr>
          <w:rFonts w:ascii="Aptos" w:hAnsi="Aptos" w:eastAsia="Aptos" w:cs="Aptos"/>
        </w:rPr>
        <w:t>be returned</w:t>
      </w:r>
      <w:r w:rsidRPr="5E24F2F7" w:rsidR="22FFEEDA">
        <w:rPr>
          <w:rFonts w:ascii="Aptos" w:hAnsi="Aptos" w:eastAsia="Aptos" w:cs="Aptos"/>
        </w:rPr>
        <w:t xml:space="preserve"> to the draft state</w:t>
      </w:r>
      <w:r w:rsidRPr="5E24F2F7" w:rsidR="49797C39">
        <w:rPr>
          <w:rFonts w:ascii="Aptos" w:hAnsi="Aptos" w:eastAsia="Aptos" w:cs="Aptos"/>
        </w:rPr>
        <w:t xml:space="preserve"> or completely discarded</w:t>
      </w:r>
      <w:r w:rsidRPr="5E24F2F7" w:rsidR="38720353">
        <w:rPr>
          <w:rFonts w:ascii="Aptos" w:hAnsi="Aptos" w:eastAsia="Aptos" w:cs="Aptos"/>
        </w:rPr>
        <w:t>.</w:t>
      </w:r>
    </w:p>
    <w:p w:rsidR="416308F8" w:rsidP="416308F8" w:rsidRDefault="416308F8" w14:paraId="464A1681" w14:textId="4048D6CE">
      <w:pPr>
        <w:spacing w:after="0" w:afterAutospacing="1"/>
        <w:rPr>
          <w:rFonts w:ascii="Aptos" w:hAnsi="Aptos" w:eastAsia="Aptos" w:cs="Aptos"/>
        </w:rPr>
      </w:pPr>
    </w:p>
    <w:p w:rsidR="00C53D1A" w:rsidP="416308F8" w:rsidRDefault="7FD5594E" w14:paraId="301C7F04" w14:textId="015FB6E5">
      <w:pPr>
        <w:pStyle w:val="Heading2"/>
        <w:rPr>
          <w:rFonts w:ascii="Aptos" w:hAnsi="Aptos" w:eastAsia="Aptos" w:cs="Aptos"/>
          <w:sz w:val="28"/>
          <w:szCs w:val="28"/>
        </w:rPr>
      </w:pPr>
      <w:bookmarkStart w:name="_Toc683459459" w:id="33"/>
      <w:r>
        <w:t>2.</w:t>
      </w:r>
      <w:r w:rsidR="19AD59EF">
        <w:t>6</w:t>
      </w:r>
      <w:r>
        <w:t xml:space="preserve"> </w:t>
      </w:r>
      <w:r w:rsidR="6A61307E">
        <w:t>Contextual Content Retrieval</w:t>
      </w:r>
      <w:bookmarkEnd w:id="33"/>
    </w:p>
    <w:p w:rsidR="728A7C0D" w:rsidP="416308F8" w:rsidRDefault="728A7C0D" w14:paraId="5D1105C8" w14:textId="31E9878B">
      <w:pPr>
        <w:rPr>
          <w:rFonts w:ascii="Aptos" w:hAnsi="Aptos" w:eastAsia="Aptos" w:cs="Aptos"/>
        </w:rPr>
      </w:pPr>
      <w:r w:rsidRPr="416308F8">
        <w:rPr>
          <w:rFonts w:ascii="Aptos" w:hAnsi="Aptos" w:eastAsia="Aptos" w:cs="Aptos"/>
        </w:rPr>
        <w:t xml:space="preserve">The </w:t>
      </w:r>
      <w:r w:rsidRPr="416308F8" w:rsidR="390045F9">
        <w:rPr>
          <w:rFonts w:ascii="Aptos" w:hAnsi="Aptos" w:eastAsia="Aptos" w:cs="Aptos"/>
        </w:rPr>
        <w:t>CCMS</w:t>
      </w:r>
      <w:r w:rsidRPr="416308F8">
        <w:rPr>
          <w:rFonts w:ascii="Aptos" w:hAnsi="Aptos" w:eastAsia="Aptos" w:cs="Aptos"/>
        </w:rPr>
        <w:t xml:space="preserve"> expose APIs that allow client applications to retrieve documentation based on </w:t>
      </w:r>
      <w:r w:rsidRPr="416308F8" w:rsidR="4EE4494D">
        <w:rPr>
          <w:rFonts w:ascii="Aptos" w:hAnsi="Aptos" w:eastAsia="Aptos" w:cs="Aptos"/>
        </w:rPr>
        <w:t>assets</w:t>
      </w:r>
      <w:r w:rsidRPr="416308F8">
        <w:rPr>
          <w:rFonts w:ascii="Aptos" w:hAnsi="Aptos" w:eastAsia="Aptos" w:cs="Aptos"/>
        </w:rPr>
        <w:t>.</w:t>
      </w:r>
    </w:p>
    <w:p w:rsidR="728A7C0D" w:rsidP="416308F8" w:rsidRDefault="728A7C0D" w14:paraId="06DC042B" w14:textId="19CBEFE9">
      <w:pPr>
        <w:rPr>
          <w:rFonts w:ascii="Aptos" w:hAnsi="Aptos" w:eastAsia="Aptos" w:cs="Aptos"/>
        </w:rPr>
      </w:pPr>
      <w:r w:rsidRPr="416308F8">
        <w:rPr>
          <w:rFonts w:ascii="Aptos" w:hAnsi="Aptos" w:eastAsia="Aptos" w:cs="Aptos"/>
        </w:rPr>
        <w:t>Acceptance Criteria:</w:t>
      </w:r>
    </w:p>
    <w:p w:rsidR="728A7C0D" w:rsidP="416308F8" w:rsidRDefault="728A7C0D" w14:paraId="342EA123" w14:textId="551E28E9">
      <w:pPr>
        <w:spacing w:after="0" w:afterAutospacing="1"/>
        <w:rPr>
          <w:rFonts w:ascii="Aptos" w:hAnsi="Aptos" w:eastAsia="Aptos" w:cs="Aptos"/>
        </w:rPr>
      </w:pPr>
      <w:r w:rsidRPr="416308F8">
        <w:rPr>
          <w:rFonts w:ascii="Aptos" w:hAnsi="Aptos" w:eastAsia="Aptos" w:cs="Aptos"/>
        </w:rPr>
        <w:t>1. Applications must request documentation using a valid asset identifier.</w:t>
      </w:r>
    </w:p>
    <w:p w:rsidR="728A7C0D" w:rsidP="416308F8" w:rsidRDefault="728A7C0D" w14:paraId="45C1D9FD" w14:textId="0E12A50A">
      <w:pPr>
        <w:spacing w:after="0" w:afterAutospacing="1"/>
        <w:rPr>
          <w:rFonts w:ascii="Aptos" w:hAnsi="Aptos" w:eastAsia="Aptos" w:cs="Aptos"/>
        </w:rPr>
      </w:pPr>
      <w:r w:rsidRPr="416308F8">
        <w:rPr>
          <w:rFonts w:ascii="Aptos" w:hAnsi="Aptos" w:eastAsia="Aptos" w:cs="Aptos"/>
        </w:rPr>
        <w:t>2. Only published documentation must be returned to client applications.</w:t>
      </w:r>
    </w:p>
    <w:p w:rsidR="728A7C0D" w:rsidP="416308F8" w:rsidRDefault="728A7C0D" w14:paraId="02052FDE" w14:textId="7683C2FD">
      <w:pPr>
        <w:spacing w:after="0" w:afterAutospacing="1"/>
        <w:rPr>
          <w:rFonts w:ascii="Aptos" w:hAnsi="Aptos" w:eastAsia="Aptos" w:cs="Aptos"/>
        </w:rPr>
      </w:pPr>
      <w:r w:rsidRPr="416308F8">
        <w:rPr>
          <w:rFonts w:ascii="Aptos" w:hAnsi="Aptos" w:eastAsia="Aptos" w:cs="Aptos"/>
        </w:rPr>
        <w:t>3. If no documentation exists for the requested context, an appropriate response must be returned.</w:t>
      </w:r>
    </w:p>
    <w:p w:rsidR="416308F8" w:rsidP="416308F8" w:rsidRDefault="416308F8" w14:paraId="4DC342D2" w14:textId="09336AD7">
      <w:pPr>
        <w:spacing w:after="0" w:afterAutospacing="1"/>
        <w:rPr>
          <w:rFonts w:ascii="Aptos" w:hAnsi="Aptos" w:eastAsia="Aptos" w:cs="Aptos"/>
        </w:rPr>
      </w:pPr>
    </w:p>
    <w:p w:rsidR="2433B2C0" w:rsidP="416308F8" w:rsidRDefault="6A61307E" w14:paraId="5426F544" w14:textId="1751ED19">
      <w:pPr>
        <w:pStyle w:val="Heading2"/>
        <w:rPr>
          <w:rFonts w:ascii="Aptos" w:hAnsi="Aptos" w:eastAsia="Aptos" w:cs="Aptos"/>
          <w:sz w:val="28"/>
          <w:szCs w:val="28"/>
        </w:rPr>
      </w:pPr>
      <w:bookmarkStart w:name="_Toc246898190" w:id="34"/>
      <w:r>
        <w:t>2.</w:t>
      </w:r>
      <w:r w:rsidR="02A578BE">
        <w:t>7</w:t>
      </w:r>
      <w:r>
        <w:t xml:space="preserve"> Specified Content Delivery</w:t>
      </w:r>
      <w:bookmarkEnd w:id="34"/>
    </w:p>
    <w:p w:rsidR="522068F5" w:rsidP="416308F8" w:rsidRDefault="522068F5" w14:paraId="77DACCE1" w14:textId="485480DB">
      <w:r w:rsidRPr="416308F8">
        <w:rPr>
          <w:rFonts w:ascii="Aptos" w:hAnsi="Aptos" w:eastAsia="Aptos" w:cs="Aptos"/>
        </w:rPr>
        <w:t>Client specified format of the documentation is returned.</w:t>
      </w:r>
    </w:p>
    <w:p w:rsidR="20E8E20F" w:rsidP="416308F8" w:rsidRDefault="20E8E20F" w14:paraId="3C8D0D90" w14:textId="10FD1640">
      <w:pPr>
        <w:rPr>
          <w:rFonts w:ascii="Aptos" w:hAnsi="Aptos" w:eastAsia="Aptos" w:cs="Aptos"/>
        </w:rPr>
      </w:pPr>
      <w:r w:rsidRPr="416308F8">
        <w:rPr>
          <w:rFonts w:ascii="Aptos" w:hAnsi="Aptos" w:eastAsia="Aptos" w:cs="Aptos"/>
        </w:rPr>
        <w:t>Acceptance Criteria:</w:t>
      </w:r>
    </w:p>
    <w:p w:rsidR="20E8E20F" w:rsidP="416308F8" w:rsidRDefault="20E8E20F" w14:paraId="00AAC94C" w14:textId="3A837666">
      <w:pPr>
        <w:spacing w:after="0" w:afterAutospacing="1"/>
        <w:rPr>
          <w:rFonts w:ascii="Aptos" w:hAnsi="Aptos" w:eastAsia="Aptos" w:cs="Aptos"/>
        </w:rPr>
      </w:pPr>
      <w:r w:rsidRPr="416308F8">
        <w:rPr>
          <w:rFonts w:ascii="Aptos" w:hAnsi="Aptos" w:eastAsia="Aptos" w:cs="Aptos"/>
        </w:rPr>
        <w:t>1. Supported formats shall include HTML, JSON, and Markdown.</w:t>
      </w:r>
    </w:p>
    <w:p w:rsidR="20E8E20F" w:rsidP="416308F8" w:rsidRDefault="20E8E20F" w14:paraId="11675767" w14:textId="77A31235">
      <w:pPr>
        <w:spacing w:after="0" w:afterAutospacing="1"/>
        <w:rPr>
          <w:rFonts w:ascii="Aptos" w:hAnsi="Aptos" w:eastAsia="Aptos" w:cs="Aptos"/>
        </w:rPr>
      </w:pPr>
      <w:r w:rsidRPr="416308F8">
        <w:rPr>
          <w:rFonts w:ascii="Aptos" w:hAnsi="Aptos" w:eastAsia="Aptos" w:cs="Aptos"/>
        </w:rPr>
        <w:t xml:space="preserve">2. The client must be able to specify the required </w:t>
      </w:r>
      <w:r w:rsidRPr="416308F8" w:rsidR="6F31D0C9">
        <w:rPr>
          <w:rFonts w:ascii="Aptos" w:hAnsi="Aptos" w:eastAsia="Aptos" w:cs="Aptos"/>
        </w:rPr>
        <w:t>format, or else the default is returned</w:t>
      </w:r>
      <w:r w:rsidRPr="416308F8">
        <w:rPr>
          <w:rFonts w:ascii="Aptos" w:hAnsi="Aptos" w:eastAsia="Aptos" w:cs="Aptos"/>
        </w:rPr>
        <w:t>.</w:t>
      </w:r>
    </w:p>
    <w:p w:rsidR="20E8E20F" w:rsidP="416308F8" w:rsidRDefault="20E8E20F" w14:paraId="20E7FD2B" w14:textId="0849B00D">
      <w:pPr>
        <w:spacing w:after="0" w:afterAutospacing="1"/>
        <w:rPr>
          <w:rFonts w:ascii="Aptos" w:hAnsi="Aptos" w:eastAsia="Aptos" w:cs="Aptos"/>
        </w:rPr>
      </w:pPr>
      <w:r w:rsidRPr="416308F8">
        <w:rPr>
          <w:rFonts w:ascii="Aptos" w:hAnsi="Aptos" w:eastAsia="Aptos" w:cs="Aptos"/>
        </w:rPr>
        <w:t>3. The system must return content in the requested format if available.</w:t>
      </w:r>
    </w:p>
    <w:p w:rsidR="416308F8" w:rsidP="416308F8" w:rsidRDefault="416308F8" w14:paraId="5C758114" w14:textId="63234968">
      <w:pPr>
        <w:rPr>
          <w:rFonts w:ascii="Aptos" w:hAnsi="Aptos" w:eastAsia="Aptos" w:cs="Aptos"/>
          <w:sz w:val="28"/>
          <w:szCs w:val="28"/>
        </w:rPr>
      </w:pPr>
    </w:p>
    <w:p w:rsidR="2433B2C0" w:rsidP="416308F8" w:rsidRDefault="6A61307E" w14:paraId="4077B2CB" w14:textId="79A0AC6C">
      <w:pPr>
        <w:pStyle w:val="Heading2"/>
        <w:rPr>
          <w:rFonts w:ascii="Aptos" w:hAnsi="Aptos" w:eastAsia="Aptos" w:cs="Aptos"/>
          <w:sz w:val="28"/>
          <w:szCs w:val="28"/>
        </w:rPr>
      </w:pPr>
      <w:bookmarkStart w:name="_Toc1702530646" w:id="35"/>
      <w:r>
        <w:t>2.</w:t>
      </w:r>
      <w:r w:rsidR="24B2EC42">
        <w:t>8</w:t>
      </w:r>
      <w:r>
        <w:t xml:space="preserve"> AI-Assisted Documentation Generation</w:t>
      </w:r>
      <w:bookmarkEnd w:id="35"/>
    </w:p>
    <w:p w:rsidR="3753E251" w:rsidP="416308F8" w:rsidRDefault="3753E251" w14:paraId="46B9AAD8" w14:textId="63D8AC01">
      <w:pPr>
        <w:rPr>
          <w:rFonts w:ascii="Aptos" w:hAnsi="Aptos" w:eastAsia="Aptos" w:cs="Aptos"/>
        </w:rPr>
      </w:pPr>
      <w:r w:rsidRPr="416308F8">
        <w:rPr>
          <w:rFonts w:ascii="Aptos" w:hAnsi="Aptos" w:eastAsia="Aptos" w:cs="Aptos"/>
        </w:rPr>
        <w:t>Authorized u</w:t>
      </w:r>
      <w:r w:rsidRPr="416308F8" w:rsidR="5502EAC6">
        <w:rPr>
          <w:rFonts w:ascii="Aptos" w:hAnsi="Aptos" w:eastAsia="Aptos" w:cs="Aptos"/>
        </w:rPr>
        <w:t xml:space="preserve">sers </w:t>
      </w:r>
      <w:r w:rsidRPr="416308F8" w:rsidR="27BE321B">
        <w:rPr>
          <w:rFonts w:ascii="Aptos" w:hAnsi="Aptos" w:eastAsia="Aptos" w:cs="Aptos"/>
        </w:rPr>
        <w:t>can</w:t>
      </w:r>
      <w:r w:rsidRPr="416308F8" w:rsidR="5502EAC6">
        <w:rPr>
          <w:rFonts w:ascii="Aptos" w:hAnsi="Aptos" w:eastAsia="Aptos" w:cs="Aptos"/>
        </w:rPr>
        <w:t xml:space="preserve"> generate draft documentation using AI from uploaded files or URLs.</w:t>
      </w:r>
    </w:p>
    <w:p w:rsidR="5502EAC6" w:rsidP="416308F8" w:rsidRDefault="5502EAC6" w14:paraId="276689DE" w14:textId="4BB891F6">
      <w:pPr>
        <w:rPr>
          <w:rFonts w:ascii="Aptos" w:hAnsi="Aptos" w:eastAsia="Aptos" w:cs="Aptos"/>
        </w:rPr>
      </w:pPr>
      <w:r w:rsidRPr="416308F8">
        <w:rPr>
          <w:rFonts w:ascii="Aptos" w:hAnsi="Aptos" w:eastAsia="Aptos" w:cs="Aptos"/>
        </w:rPr>
        <w:t>Acceptance Criteria:</w:t>
      </w:r>
    </w:p>
    <w:p w:rsidR="5502EAC6" w:rsidP="416308F8" w:rsidRDefault="5502EAC6" w14:paraId="6A492ED6" w14:textId="63551F64">
      <w:pPr>
        <w:spacing w:after="0" w:afterAutospacing="1"/>
        <w:rPr>
          <w:rFonts w:ascii="Aptos" w:hAnsi="Aptos" w:eastAsia="Aptos" w:cs="Aptos"/>
        </w:rPr>
      </w:pPr>
      <w:r w:rsidRPr="416308F8">
        <w:rPr>
          <w:rFonts w:ascii="Aptos" w:hAnsi="Aptos" w:eastAsia="Aptos" w:cs="Aptos"/>
        </w:rPr>
        <w:t>1. AI-generated documentation must be created only as a draft.</w:t>
      </w:r>
    </w:p>
    <w:p w:rsidR="5502EAC6" w:rsidP="5E24F2F7" w:rsidRDefault="5502EAC6" w14:paraId="16448E1D" w14:textId="3114D394">
      <w:pPr>
        <w:spacing w:after="0" w:afterAutospacing="1"/>
        <w:rPr>
          <w:rFonts w:ascii="Aptos" w:hAnsi="Aptos" w:eastAsia="Aptos" w:cs="Aptos"/>
        </w:rPr>
      </w:pPr>
      <w:r w:rsidRPr="5E24F2F7">
        <w:rPr>
          <w:rFonts w:ascii="Aptos" w:hAnsi="Aptos" w:eastAsia="Aptos" w:cs="Aptos"/>
        </w:rPr>
        <w:t>2. AI-generated content must not be published automatically</w:t>
      </w:r>
      <w:r w:rsidRPr="5E24F2F7" w:rsidR="25B953FC">
        <w:rPr>
          <w:rFonts w:ascii="Aptos" w:hAnsi="Aptos" w:eastAsia="Aptos" w:cs="Aptos"/>
        </w:rPr>
        <w:t>;</w:t>
      </w:r>
      <w:r w:rsidRPr="5E24F2F7" w:rsidR="7465447E">
        <w:rPr>
          <w:rFonts w:ascii="Aptos" w:hAnsi="Aptos" w:eastAsia="Aptos" w:cs="Aptos"/>
        </w:rPr>
        <w:t xml:space="preserve"> it must go through the same workflow as the manually created documentation</w:t>
      </w:r>
      <w:r w:rsidRPr="5E24F2F7" w:rsidR="32DA2F50">
        <w:rPr>
          <w:rFonts w:ascii="Aptos" w:hAnsi="Aptos" w:eastAsia="Aptos" w:cs="Aptos"/>
        </w:rPr>
        <w:t>.</w:t>
      </w:r>
    </w:p>
    <w:p w:rsidR="416308F8" w:rsidP="5E24F2F7" w:rsidRDefault="416308F8" w14:paraId="4058A89C" w14:textId="637D91AE">
      <w:pPr>
        <w:spacing w:afterAutospacing="1"/>
        <w:rPr>
          <w:rFonts w:ascii="Aptos" w:hAnsi="Aptos" w:eastAsia="Aptos" w:cs="Aptos"/>
        </w:rPr>
      </w:pPr>
    </w:p>
    <w:p w:rsidR="2433B2C0" w:rsidP="292D65AD" w:rsidRDefault="6A61307E" w14:paraId="59017C9E" w14:textId="4B7A3BD3">
      <w:pPr>
        <w:pStyle w:val="Heading2"/>
      </w:pPr>
      <w:bookmarkStart w:name="_Toc1251915625" w:id="36"/>
      <w:r>
        <w:t>2.</w:t>
      </w:r>
      <w:r w:rsidR="4153609C">
        <w:t>9</w:t>
      </w:r>
      <w:r>
        <w:t xml:space="preserve"> Audit Log</w:t>
      </w:r>
      <w:r w:rsidR="03E22F98">
        <w:t>ins</w:t>
      </w:r>
      <w:bookmarkEnd w:id="36"/>
    </w:p>
    <w:p w:rsidR="321FB57D" w:rsidP="416308F8" w:rsidRDefault="321FB57D" w14:paraId="2C1E1ADB" w14:textId="6F5A9CD1">
      <w:pPr>
        <w:rPr>
          <w:rFonts w:ascii="Aptos" w:hAnsi="Aptos" w:eastAsia="Aptos" w:cs="Aptos"/>
        </w:rPr>
      </w:pPr>
      <w:r w:rsidRPr="416308F8">
        <w:rPr>
          <w:rFonts w:ascii="Aptos" w:hAnsi="Aptos" w:eastAsia="Aptos" w:cs="Aptos"/>
        </w:rPr>
        <w:t>The system maintain</w:t>
      </w:r>
      <w:r w:rsidRPr="416308F8" w:rsidR="1F688A56">
        <w:rPr>
          <w:rFonts w:ascii="Aptos" w:hAnsi="Aptos" w:eastAsia="Aptos" w:cs="Aptos"/>
        </w:rPr>
        <w:t>s</w:t>
      </w:r>
      <w:r w:rsidRPr="416308F8">
        <w:rPr>
          <w:rFonts w:ascii="Aptos" w:hAnsi="Aptos" w:eastAsia="Aptos" w:cs="Aptos"/>
        </w:rPr>
        <w:t xml:space="preserve"> </w:t>
      </w:r>
      <w:r w:rsidRPr="416308F8" w:rsidR="4DEA33E6">
        <w:rPr>
          <w:rFonts w:ascii="Aptos" w:hAnsi="Aptos" w:eastAsia="Aptos" w:cs="Aptos"/>
        </w:rPr>
        <w:t>an</w:t>
      </w:r>
      <w:r w:rsidRPr="416308F8">
        <w:rPr>
          <w:rFonts w:ascii="Aptos" w:hAnsi="Aptos" w:eastAsia="Aptos" w:cs="Aptos"/>
        </w:rPr>
        <w:t xml:space="preserve"> audit of documentation-related actions.</w:t>
      </w:r>
    </w:p>
    <w:p w:rsidR="321FB57D" w:rsidP="416308F8" w:rsidRDefault="321FB57D" w14:paraId="404C894E" w14:textId="15799C1C">
      <w:pPr>
        <w:rPr>
          <w:rFonts w:ascii="Aptos" w:hAnsi="Aptos" w:eastAsia="Aptos" w:cs="Aptos"/>
        </w:rPr>
      </w:pPr>
      <w:r w:rsidRPr="416308F8">
        <w:rPr>
          <w:rFonts w:ascii="Aptos" w:hAnsi="Aptos" w:eastAsia="Aptos" w:cs="Aptos"/>
        </w:rPr>
        <w:t>Acceptance Criteria:</w:t>
      </w:r>
    </w:p>
    <w:p w:rsidR="321FB57D" w:rsidP="416308F8" w:rsidRDefault="321FB57D" w14:paraId="09D964B2" w14:textId="34907D51">
      <w:pPr>
        <w:spacing w:after="0" w:afterAutospacing="1"/>
        <w:rPr>
          <w:rFonts w:ascii="Aptos" w:hAnsi="Aptos" w:eastAsia="Aptos" w:cs="Aptos"/>
        </w:rPr>
      </w:pPr>
      <w:r w:rsidRPr="31328BEC">
        <w:rPr>
          <w:rFonts w:ascii="Aptos" w:hAnsi="Aptos" w:eastAsia="Aptos" w:cs="Aptos"/>
        </w:rPr>
        <w:t>1. Actions such as create, edit, publish, rollback, and delete must be recorded.</w:t>
      </w:r>
    </w:p>
    <w:p w:rsidR="321FB57D" w:rsidP="416308F8" w:rsidRDefault="7130A74C" w14:paraId="48750E67" w14:textId="094407B1">
      <w:pPr>
        <w:spacing w:after="0" w:afterAutospacing="1"/>
        <w:rPr>
          <w:rFonts w:ascii="Aptos" w:hAnsi="Aptos" w:eastAsia="Aptos" w:cs="Aptos"/>
        </w:rPr>
      </w:pPr>
      <w:r w:rsidRPr="292D65AD">
        <w:rPr>
          <w:rFonts w:ascii="Aptos" w:hAnsi="Aptos" w:eastAsia="Aptos" w:cs="Aptos"/>
        </w:rPr>
        <w:t>2. Audit records include</w:t>
      </w:r>
      <w:r w:rsidRPr="292D65AD" w:rsidR="2D9235E2">
        <w:rPr>
          <w:rFonts w:ascii="Aptos" w:hAnsi="Aptos" w:eastAsia="Aptos" w:cs="Aptos"/>
        </w:rPr>
        <w:t>s</w:t>
      </w:r>
      <w:r w:rsidRPr="292D65AD">
        <w:rPr>
          <w:rFonts w:ascii="Aptos" w:hAnsi="Aptos" w:eastAsia="Aptos" w:cs="Aptos"/>
        </w:rPr>
        <w:t xml:space="preserve"> the user, action performed, and timestamp.</w:t>
      </w:r>
    </w:p>
    <w:p w:rsidR="321FB57D" w:rsidP="416308F8" w:rsidRDefault="321FB57D" w14:paraId="408476AB" w14:textId="6E5A4EC1">
      <w:pPr>
        <w:spacing w:after="0" w:afterAutospacing="1"/>
        <w:rPr>
          <w:rFonts w:ascii="Aptos" w:hAnsi="Aptos" w:eastAsia="Aptos" w:cs="Aptos"/>
        </w:rPr>
      </w:pPr>
      <w:r w:rsidRPr="416308F8">
        <w:rPr>
          <w:rFonts w:ascii="Aptos" w:hAnsi="Aptos" w:eastAsia="Aptos" w:cs="Aptos"/>
        </w:rPr>
        <w:t>3. Audit logs must not be modifiable.</w:t>
      </w:r>
    </w:p>
    <w:p w:rsidR="416308F8" w:rsidP="416308F8" w:rsidRDefault="416308F8" w14:paraId="02FFFFBD" w14:textId="2AD13B63">
      <w:pPr>
        <w:spacing w:after="0" w:afterAutospacing="1"/>
        <w:rPr>
          <w:rFonts w:ascii="Aptos" w:hAnsi="Aptos" w:eastAsia="Aptos" w:cs="Aptos"/>
        </w:rPr>
      </w:pPr>
    </w:p>
    <w:p w:rsidR="4A52F032" w:rsidP="416308F8" w:rsidRDefault="16F977EF" w14:paraId="33534515" w14:textId="73847F28">
      <w:pPr>
        <w:pStyle w:val="Heading2"/>
        <w:rPr>
          <w:rFonts w:ascii="Aptos" w:hAnsi="Aptos" w:eastAsia="Aptos" w:cs="Aptos"/>
          <w:sz w:val="28"/>
          <w:szCs w:val="28"/>
        </w:rPr>
      </w:pPr>
      <w:bookmarkStart w:name="_Toc1532001735" w:id="37"/>
      <w:r>
        <w:t>2.</w:t>
      </w:r>
      <w:r w:rsidR="0A7B60B1">
        <w:t>10</w:t>
      </w:r>
      <w:r>
        <w:t xml:space="preserve"> Documentation Visibility Control</w:t>
      </w:r>
      <w:bookmarkEnd w:id="37"/>
    </w:p>
    <w:p w:rsidR="4A52F032" w:rsidP="416308F8" w:rsidRDefault="4A52F032" w14:paraId="7DA24FC6" w14:textId="1008D866">
      <w:pPr>
        <w:spacing w:before="240" w:after="240"/>
        <w:rPr>
          <w:rFonts w:ascii="Aptos" w:hAnsi="Aptos" w:eastAsia="Aptos" w:cs="Aptos"/>
        </w:rPr>
      </w:pPr>
      <w:r w:rsidRPr="416308F8">
        <w:rPr>
          <w:rFonts w:ascii="Aptos" w:hAnsi="Aptos" w:eastAsia="Aptos" w:cs="Aptos"/>
        </w:rPr>
        <w:t>The system control</w:t>
      </w:r>
      <w:r w:rsidRPr="416308F8" w:rsidR="4F7A5BF9">
        <w:rPr>
          <w:rFonts w:ascii="Aptos" w:hAnsi="Aptos" w:eastAsia="Aptos" w:cs="Aptos"/>
        </w:rPr>
        <w:t>s</w:t>
      </w:r>
      <w:r w:rsidRPr="416308F8">
        <w:rPr>
          <w:rFonts w:ascii="Aptos" w:hAnsi="Aptos" w:eastAsia="Aptos" w:cs="Aptos"/>
        </w:rPr>
        <w:t xml:space="preserve"> the visibility of documentation based on its status.</w:t>
      </w:r>
    </w:p>
    <w:p w:rsidR="249B94B1" w:rsidP="416308F8" w:rsidRDefault="249B94B1" w14:paraId="5D89C8DD" w14:textId="43AB8B55">
      <w:pPr>
        <w:spacing w:before="240" w:after="240"/>
        <w:rPr>
          <w:rFonts w:ascii="Aptos" w:hAnsi="Aptos" w:eastAsia="Aptos" w:cs="Aptos"/>
        </w:rPr>
      </w:pPr>
      <w:r w:rsidRPr="416308F8">
        <w:rPr>
          <w:rFonts w:ascii="Aptos" w:hAnsi="Aptos" w:eastAsia="Aptos" w:cs="Aptos"/>
        </w:rPr>
        <w:t>Acceptance Criteria:</w:t>
      </w:r>
    </w:p>
    <w:p w:rsidR="249B94B1" w:rsidP="416308F8" w:rsidRDefault="249B94B1" w14:paraId="30C98A34" w14:textId="026AA6C6">
      <w:pPr>
        <w:spacing w:beforeAutospacing="1" w:after="0" w:afterAutospacing="1"/>
      </w:pPr>
      <w:r w:rsidRPr="416308F8">
        <w:rPr>
          <w:rFonts w:ascii="Aptos" w:hAnsi="Aptos" w:eastAsia="Aptos" w:cs="Aptos"/>
        </w:rPr>
        <w:t>1. Draft and in-review documentation must not be visible to client applications.</w:t>
      </w:r>
    </w:p>
    <w:p w:rsidR="249B94B1" w:rsidP="416308F8" w:rsidRDefault="2733509E" w14:paraId="78799110" w14:textId="08BB1934">
      <w:pPr>
        <w:spacing w:beforeAutospacing="1" w:after="0" w:afterAutospacing="1"/>
      </w:pPr>
      <w:r w:rsidRPr="292D65AD">
        <w:rPr>
          <w:rFonts w:ascii="Aptos" w:hAnsi="Aptos" w:eastAsia="Aptos" w:cs="Aptos"/>
        </w:rPr>
        <w:t>2. Only</w:t>
      </w:r>
      <w:r w:rsidRPr="292D65AD" w:rsidR="14530518">
        <w:rPr>
          <w:rFonts w:ascii="Aptos" w:hAnsi="Aptos" w:eastAsia="Aptos" w:cs="Aptos"/>
        </w:rPr>
        <w:t xml:space="preserve"> the latest</w:t>
      </w:r>
      <w:r w:rsidRPr="292D65AD">
        <w:rPr>
          <w:rFonts w:ascii="Aptos" w:hAnsi="Aptos" w:eastAsia="Aptos" w:cs="Aptos"/>
        </w:rPr>
        <w:t xml:space="preserve"> published documentation must be accessible to end users.</w:t>
      </w:r>
    </w:p>
    <w:p w:rsidR="249B94B1" w:rsidP="416308F8" w:rsidRDefault="2733509E" w14:paraId="4C1D3DE6" w14:textId="58064C1B">
      <w:pPr>
        <w:spacing w:beforeAutospacing="1" w:after="0" w:afterAutospacing="1"/>
      </w:pPr>
      <w:r w:rsidRPr="292D65AD">
        <w:rPr>
          <w:rFonts w:ascii="Aptos" w:hAnsi="Aptos" w:eastAsia="Aptos" w:cs="Aptos"/>
        </w:rPr>
        <w:t>3. Deprecated documentation must not be returned.</w:t>
      </w:r>
    </w:p>
    <w:p w:rsidR="416308F8" w:rsidP="416308F8" w:rsidRDefault="416308F8" w14:paraId="0C65F7F6" w14:textId="45906364">
      <w:pPr>
        <w:pStyle w:val="Heading1"/>
        <w:spacing w:before="240" w:after="240"/>
      </w:pPr>
    </w:p>
    <w:p w:rsidR="6D93A87B" w:rsidP="416308F8" w:rsidRDefault="00564987" w14:paraId="24BE6B03" w14:textId="765BB120">
      <w:pPr>
        <w:pStyle w:val="Heading1"/>
        <w:spacing w:before="240" w:after="240"/>
        <w:rPr>
          <w:rFonts w:ascii="Aptos" w:hAnsi="Aptos" w:eastAsia="Aptos" w:cs="Aptos"/>
          <w:sz w:val="36"/>
          <w:szCs w:val="36"/>
        </w:rPr>
      </w:pPr>
      <w:bookmarkStart w:name="_Toc633218570" w:id="38"/>
      <w:r w:rsidRPr="292D65AD">
        <w:t>3. Nonfunctional Requirements</w:t>
      </w:r>
      <w:bookmarkEnd w:id="38"/>
    </w:p>
    <w:p w:rsidR="6ED0B7B9" w:rsidP="416308F8" w:rsidRDefault="481B16E4" w14:paraId="2614C547" w14:textId="188C1246">
      <w:pPr>
        <w:pStyle w:val="Heading2"/>
      </w:pPr>
      <w:bookmarkStart w:name="_Toc1136198007" w:id="39"/>
      <w:r w:rsidRPr="292D65AD">
        <w:t>3.1 Scalability</w:t>
      </w:r>
      <w:r w:rsidRPr="292D65AD" w:rsidR="00564987">
        <w:t xml:space="preserve"> &amp; Performance</w:t>
      </w:r>
      <w:bookmarkEnd w:id="39"/>
    </w:p>
    <w:p w:rsidR="3C5BC3E1" w:rsidP="416308F8" w:rsidRDefault="3640140B" w14:paraId="42ADF508" w14:textId="2AF32091">
      <w:r w:rsidRPr="292D65AD">
        <w:t xml:space="preserve">The system </w:t>
      </w:r>
      <w:r w:rsidRPr="292D65AD" w:rsidR="724ADD95">
        <w:t>supports</w:t>
      </w:r>
      <w:r w:rsidRPr="292D65AD">
        <w:t xml:space="preserve"> concurrent access from multiple client applications. </w:t>
      </w:r>
      <w:r w:rsidRPr="292D65AD" w:rsidR="767B9357">
        <w:t>It</w:t>
      </w:r>
      <w:r w:rsidRPr="292D65AD">
        <w:t xml:space="preserve"> shall be capable of handling an increasing number of documentation items and versions without performance degradation.</w:t>
      </w:r>
    </w:p>
    <w:p w:rsidR="6D93A87B" w:rsidP="416308F8" w:rsidRDefault="00564987" w14:paraId="19790C22" w14:textId="2AAD96DC">
      <w:pPr>
        <w:pStyle w:val="Heading2"/>
      </w:pPr>
      <w:bookmarkStart w:name="_Toc838758909" w:id="40"/>
      <w:r w:rsidRPr="292D65AD">
        <w:t>3.</w:t>
      </w:r>
      <w:r w:rsidRPr="292D65AD" w:rsidR="340F3E88">
        <w:t>2</w:t>
      </w:r>
      <w:r w:rsidRPr="292D65AD">
        <w:t xml:space="preserve"> Maintainability and Modularity</w:t>
      </w:r>
      <w:bookmarkEnd w:id="40"/>
    </w:p>
    <w:p w:rsidR="511BC0DA" w:rsidP="416308F8" w:rsidRDefault="363DCCA9" w14:paraId="3E95131E" w14:textId="54C2500A">
      <w:r w:rsidRPr="292D65AD">
        <w:t xml:space="preserve">The system </w:t>
      </w:r>
      <w:r w:rsidRPr="292D65AD" w:rsidR="579C528B">
        <w:t>is</w:t>
      </w:r>
      <w:r w:rsidRPr="292D65AD">
        <w:t xml:space="preserve"> modular to allow independent updates and </w:t>
      </w:r>
      <w:r w:rsidRPr="292D65AD" w:rsidR="2E45C63D">
        <w:t>enhancements. It</w:t>
      </w:r>
      <w:r w:rsidRPr="292D65AD">
        <w:t xml:space="preserve"> shall support changes to documentation templates without affecting existing published content.</w:t>
      </w:r>
    </w:p>
    <w:p w:rsidR="270C7D37" w:rsidP="416308F8" w:rsidRDefault="29527A12" w14:paraId="5AD8E654" w14:textId="65CB36FE">
      <w:pPr>
        <w:pStyle w:val="Heading1"/>
        <w:rPr>
          <w:rFonts w:ascii="Aptos" w:hAnsi="Aptos" w:eastAsia="Aptos" w:cs="Aptos"/>
          <w:sz w:val="36"/>
          <w:szCs w:val="36"/>
        </w:rPr>
      </w:pPr>
      <w:bookmarkStart w:name="_Toc1755778499" w:id="41"/>
      <w:r w:rsidRPr="292D65AD">
        <w:t>4. Other Requirements</w:t>
      </w:r>
      <w:bookmarkEnd w:id="41"/>
    </w:p>
    <w:p w:rsidR="270C7D37" w:rsidP="416308F8" w:rsidRDefault="29527A12" w14:paraId="45557491" w14:textId="6C2B4FE1">
      <w:pPr>
        <w:rPr>
          <w:rFonts w:ascii="Aptos" w:hAnsi="Aptos" w:eastAsia="Aptos" w:cs="Aptos"/>
          <w:sz w:val="28"/>
          <w:szCs w:val="28"/>
        </w:rPr>
      </w:pPr>
      <w:bookmarkStart w:name="_Toc130774076" w:id="42"/>
      <w:r w:rsidRPr="292D65AD">
        <w:rPr>
          <w:rStyle w:val="Heading2Char"/>
        </w:rPr>
        <w:t>4.1 Operational Environment</w:t>
      </w:r>
      <w:bookmarkEnd w:id="42"/>
    </w:p>
    <w:p w:rsidR="270C7D37" w:rsidP="416308F8" w:rsidRDefault="29527A12" w14:paraId="75F8A2B9" w14:textId="48ABD143">
      <w:pPr>
        <w:rPr>
          <w:rFonts w:ascii="Aptos" w:hAnsi="Aptos" w:eastAsia="Aptos" w:cs="Aptos"/>
        </w:rPr>
      </w:pPr>
      <w:r w:rsidRPr="292D65AD">
        <w:rPr>
          <w:rFonts w:ascii="Aptos" w:hAnsi="Aptos" w:eastAsia="Aptos" w:cs="Aptos"/>
        </w:rPr>
        <w:t>The implementation of this system is carried out using Java and Spring Boot as the backend framework. T</w:t>
      </w:r>
      <w:r w:rsidRPr="292D65AD" w:rsidR="16E72DD9">
        <w:rPr>
          <w:rFonts w:ascii="Aptos" w:hAnsi="Aptos" w:eastAsia="Aptos" w:cs="Aptos"/>
        </w:rPr>
        <w:t xml:space="preserve">he system exposes RESTful APIs to enable integration with multiple client applications. PostgreSQL is used as the </w:t>
      </w:r>
      <w:r w:rsidRPr="292D65AD" w:rsidR="6A126FD8">
        <w:rPr>
          <w:rFonts w:ascii="Aptos" w:hAnsi="Aptos" w:eastAsia="Aptos" w:cs="Aptos"/>
        </w:rPr>
        <w:t>primary database for storing documentation content, metadata, and version history.</w:t>
      </w:r>
    </w:p>
    <w:p w:rsidR="416308F8" w:rsidP="292D65AD" w:rsidRDefault="416308F8" w14:paraId="0B82C2DA" w14:textId="57A332A9">
      <w:pPr>
        <w:rPr>
          <w:rFonts w:ascii="Aptos" w:hAnsi="Aptos" w:eastAsia="Aptos" w:cs="Aptos"/>
        </w:rPr>
      </w:pPr>
    </w:p>
    <w:p w:rsidR="292D65AD" w:rsidP="292D65AD" w:rsidRDefault="292D65AD" w14:paraId="51F3F570" w14:textId="4802F3D2">
      <w:pPr>
        <w:rPr>
          <w:rFonts w:ascii="Aptos" w:hAnsi="Aptos" w:eastAsia="Aptos" w:cs="Aptos"/>
        </w:rPr>
      </w:pPr>
    </w:p>
    <w:p w:rsidR="20B5853D" w:rsidP="416308F8" w:rsidRDefault="606DFA98" w14:paraId="1F8480CA" w14:textId="6E94D6FB">
      <w:pPr>
        <w:pStyle w:val="Heading1"/>
        <w:rPr>
          <w:rFonts w:ascii="Aptos" w:hAnsi="Aptos" w:eastAsia="Aptos" w:cs="Aptos"/>
          <w:sz w:val="36"/>
          <w:szCs w:val="36"/>
        </w:rPr>
      </w:pPr>
      <w:bookmarkStart w:name="_Toc1441745372" w:id="43"/>
      <w:r w:rsidRPr="292D65AD">
        <w:t>5. Future Scope</w:t>
      </w:r>
      <w:bookmarkEnd w:id="43"/>
    </w:p>
    <w:p w:rsidR="321D5C0F" w:rsidP="416308F8" w:rsidRDefault="6CD0B403" w14:paraId="7A96741C" w14:textId="7D68BB91">
      <w:pPr>
        <w:pStyle w:val="Heading2"/>
        <w:rPr>
          <w:rFonts w:ascii="Aptos" w:hAnsi="Aptos" w:eastAsia="Aptos" w:cs="Aptos"/>
          <w:sz w:val="28"/>
          <w:szCs w:val="28"/>
        </w:rPr>
      </w:pPr>
      <w:bookmarkStart w:name="_Toc1154688325" w:id="44"/>
      <w:r w:rsidRPr="292D65AD">
        <w:t xml:space="preserve">5.1 </w:t>
      </w:r>
      <w:r w:rsidRPr="292D65AD" w:rsidR="55C4FF53">
        <w:t xml:space="preserve">Web-Based </w:t>
      </w:r>
      <w:r w:rsidRPr="292D65AD" w:rsidR="387BCD92">
        <w:t xml:space="preserve">Rich Text </w:t>
      </w:r>
      <w:r w:rsidRPr="292D65AD" w:rsidR="69CCD160">
        <w:t>E</w:t>
      </w:r>
      <w:r w:rsidRPr="292D65AD" w:rsidR="387BCD92">
        <w:t>ditor</w:t>
      </w:r>
      <w:r w:rsidRPr="292D65AD" w:rsidR="55C4FF53">
        <w:t xml:space="preserve"> </w:t>
      </w:r>
      <w:r w:rsidRPr="292D65AD" w:rsidR="5A51070C">
        <w:t>UI</w:t>
      </w:r>
      <w:bookmarkEnd w:id="44"/>
    </w:p>
    <w:p w:rsidR="7DF50051" w:rsidP="416308F8" w:rsidRDefault="55C4FF53" w14:paraId="36E6D618" w14:textId="02877EB4">
      <w:pPr>
        <w:spacing w:before="240" w:after="240"/>
        <w:rPr>
          <w:rFonts w:ascii="Aptos" w:hAnsi="Aptos" w:eastAsia="Aptos" w:cs="Aptos"/>
        </w:rPr>
      </w:pPr>
      <w:r w:rsidRPr="292D65AD">
        <w:rPr>
          <w:rFonts w:ascii="Aptos" w:hAnsi="Aptos" w:eastAsia="Aptos" w:cs="Aptos"/>
        </w:rPr>
        <w:t>In future enhancements, a web-based user interface can be introduced to allow admin</w:t>
      </w:r>
      <w:r w:rsidRPr="292D65AD" w:rsidR="23D12CC9">
        <w:rPr>
          <w:rFonts w:ascii="Aptos" w:hAnsi="Aptos" w:eastAsia="Aptos" w:cs="Aptos"/>
        </w:rPr>
        <w:t>s</w:t>
      </w:r>
      <w:r w:rsidRPr="292D65AD">
        <w:rPr>
          <w:rFonts w:ascii="Aptos" w:hAnsi="Aptos" w:eastAsia="Aptos" w:cs="Aptos"/>
        </w:rPr>
        <w:t xml:space="preserve"> and content authors to create, edit, review, and publish documentation through a visual editor instead of relying only on APIs.</w:t>
      </w:r>
    </w:p>
    <w:p w:rsidR="56E8AE50" w:rsidP="416308F8" w:rsidRDefault="314C18DD" w14:paraId="011EE0C2" w14:textId="7231EFB8">
      <w:pPr>
        <w:pStyle w:val="Heading2"/>
        <w:rPr>
          <w:rFonts w:ascii="Aptos" w:hAnsi="Aptos" w:eastAsia="Aptos" w:cs="Aptos"/>
          <w:sz w:val="28"/>
          <w:szCs w:val="28"/>
        </w:rPr>
      </w:pPr>
      <w:bookmarkStart w:name="_Toc1954118294" w:id="45"/>
      <w:r w:rsidRPr="292D65AD">
        <w:t xml:space="preserve">5.2 </w:t>
      </w:r>
      <w:r w:rsidRPr="292D65AD" w:rsidR="55C4FF53">
        <w:t>Caching for Improved Performance</w:t>
      </w:r>
      <w:bookmarkEnd w:id="45"/>
      <w:r w:rsidRPr="292D65AD" w:rsidR="55C4FF53">
        <w:t xml:space="preserve"> </w:t>
      </w:r>
    </w:p>
    <w:p w:rsidR="7DF50051" w:rsidP="416308F8" w:rsidRDefault="7DF50051" w14:paraId="01B5807D" w14:textId="4FB133E7">
      <w:pPr>
        <w:spacing w:before="240" w:after="240"/>
        <w:rPr>
          <w:rFonts w:ascii="Aptos" w:hAnsi="Aptos" w:eastAsia="Aptos" w:cs="Aptos"/>
        </w:rPr>
      </w:pPr>
      <w:r w:rsidRPr="416308F8">
        <w:rPr>
          <w:rFonts w:ascii="Aptos" w:hAnsi="Aptos" w:eastAsia="Aptos" w:cs="Aptos"/>
        </w:rPr>
        <w:t>The system can be extended with caching mechanisms to reduce response time and improve performance for frequently accessed documentation content.</w:t>
      </w:r>
    </w:p>
    <w:p w:rsidR="31164F3C" w:rsidP="416308F8" w:rsidRDefault="1D8D7A22" w14:paraId="5F0D7A60" w14:textId="60D259AA">
      <w:pPr>
        <w:pStyle w:val="Heading2"/>
        <w:rPr>
          <w:rFonts w:ascii="Aptos" w:hAnsi="Aptos" w:eastAsia="Aptos" w:cs="Aptos"/>
          <w:sz w:val="28"/>
          <w:szCs w:val="28"/>
        </w:rPr>
      </w:pPr>
      <w:bookmarkStart w:name="_Toc1099914758" w:id="46"/>
      <w:r w:rsidRPr="292D65AD">
        <w:t xml:space="preserve">5.3 </w:t>
      </w:r>
      <w:r w:rsidRPr="292D65AD" w:rsidR="55C4FF53">
        <w:t>Keyword-Based Content Search</w:t>
      </w:r>
      <w:bookmarkEnd w:id="46"/>
    </w:p>
    <w:p w:rsidR="7DF50051" w:rsidP="416308F8" w:rsidRDefault="7DF50051" w14:paraId="209DE23B" w14:textId="4FE0EE7C">
      <w:pPr>
        <w:spacing w:before="240" w:after="240"/>
        <w:jc w:val="both"/>
        <w:rPr>
          <w:rFonts w:ascii="Aptos" w:hAnsi="Aptos" w:eastAsia="Aptos" w:cs="Aptos"/>
          <w:sz w:val="28"/>
          <w:szCs w:val="28"/>
        </w:rPr>
      </w:pPr>
      <w:r w:rsidRPr="416308F8">
        <w:rPr>
          <w:rFonts w:ascii="Aptos" w:hAnsi="Aptos" w:eastAsia="Aptos" w:cs="Aptos"/>
        </w:rPr>
        <w:t xml:space="preserve">Advanced search functionality can be added to allow users and administrators to </w:t>
      </w:r>
      <w:r w:rsidRPr="416308F8" w:rsidR="5853CE13">
        <w:rPr>
          <w:rFonts w:ascii="Aptos" w:hAnsi="Aptos" w:eastAsia="Aptos" w:cs="Aptos"/>
        </w:rPr>
        <w:t>search for</w:t>
      </w:r>
      <w:r w:rsidRPr="416308F8">
        <w:rPr>
          <w:rFonts w:ascii="Aptos" w:hAnsi="Aptos" w:eastAsia="Aptos" w:cs="Aptos"/>
        </w:rPr>
        <w:t xml:space="preserve"> documentation based on keywords, tags, or content sections.</w:t>
      </w:r>
    </w:p>
    <w:p w:rsidR="6F3AD250" w:rsidP="416308F8" w:rsidRDefault="40143538" w14:paraId="5FAB9CD1" w14:textId="7DDD2BE8">
      <w:pPr>
        <w:pStyle w:val="Heading2"/>
        <w:rPr>
          <w:rFonts w:ascii="Aptos" w:hAnsi="Aptos" w:eastAsia="Aptos" w:cs="Aptos"/>
          <w:sz w:val="28"/>
          <w:szCs w:val="28"/>
        </w:rPr>
      </w:pPr>
      <w:bookmarkStart w:name="_Toc170935979" w:id="47"/>
      <w:r w:rsidRPr="292D65AD">
        <w:t xml:space="preserve">5.4 </w:t>
      </w:r>
      <w:r w:rsidRPr="292D65AD" w:rsidR="55C4FF53">
        <w:t>Cloud-Based File Storage</w:t>
      </w:r>
      <w:bookmarkEnd w:id="47"/>
      <w:r w:rsidRPr="292D65AD" w:rsidR="55C4FF53">
        <w:t xml:space="preserve"> </w:t>
      </w:r>
    </w:p>
    <w:p w:rsidR="7DF50051" w:rsidP="416308F8" w:rsidRDefault="7DF50051" w14:paraId="12DA391F" w14:textId="41FB43C4">
      <w:pPr>
        <w:spacing w:before="240" w:after="240"/>
        <w:rPr>
          <w:rFonts w:ascii="Aptos" w:hAnsi="Aptos" w:eastAsia="Aptos" w:cs="Aptos"/>
        </w:rPr>
      </w:pPr>
      <w:r w:rsidRPr="416308F8">
        <w:rPr>
          <w:rFonts w:ascii="Aptos" w:hAnsi="Aptos" w:eastAsia="Aptos" w:cs="Aptos"/>
        </w:rPr>
        <w:t xml:space="preserve">The system can be enhanced to support storage and management of various file types such as images, PDFs, and other documents using cloud storage services </w:t>
      </w:r>
      <w:r w:rsidRPr="416308F8" w:rsidR="59971489">
        <w:rPr>
          <w:rFonts w:ascii="Aptos" w:hAnsi="Aptos" w:eastAsia="Aptos" w:cs="Aptos"/>
        </w:rPr>
        <w:t>from</w:t>
      </w:r>
      <w:r w:rsidRPr="416308F8">
        <w:rPr>
          <w:rFonts w:ascii="Aptos" w:hAnsi="Aptos" w:eastAsia="Aptos" w:cs="Aptos"/>
        </w:rPr>
        <w:t xml:space="preserve"> Google Cloud Platform (GCP).</w:t>
      </w:r>
    </w:p>
    <w:p w:rsidR="416308F8" w:rsidP="416308F8" w:rsidRDefault="416308F8" w14:paraId="5A1EE094" w14:textId="75C5843B">
      <w:pPr>
        <w:rPr>
          <w:rFonts w:ascii="Aptos" w:hAnsi="Aptos" w:eastAsia="Aptos" w:cs="Aptos"/>
          <w:sz w:val="36"/>
          <w:szCs w:val="36"/>
        </w:rPr>
      </w:pPr>
    </w:p>
    <w:p w:rsidR="416308F8" w:rsidP="416308F8" w:rsidRDefault="416308F8" w14:paraId="7BEC4874" w14:textId="68387E2B">
      <w:pPr>
        <w:rPr>
          <w:rFonts w:ascii="Aptos" w:hAnsi="Aptos" w:eastAsia="Aptos" w:cs="Aptos"/>
          <w:sz w:val="36"/>
          <w:szCs w:val="36"/>
        </w:rPr>
      </w:pPr>
    </w:p>
    <w:p w:rsidR="416308F8" w:rsidP="416308F8" w:rsidRDefault="416308F8" w14:paraId="6CD02E1A" w14:textId="77335E94">
      <w:pPr>
        <w:rPr>
          <w:rFonts w:ascii="Aptos" w:hAnsi="Aptos" w:eastAsia="Aptos" w:cs="Aptos"/>
          <w:sz w:val="36"/>
          <w:szCs w:val="36"/>
        </w:rPr>
      </w:pPr>
    </w:p>
    <w:sectPr w:rsidR="416308F8">
      <w:headerReference w:type="default" r:id="rId11"/>
      <w:footerReference w:type="default" r:id="rId12"/>
      <w:headerReference w:type="first" r:id="rId13"/>
      <w:footerReference w:type="first" r:id="rId14"/>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 w:author="Arjun Krishnamurthy [Litmus7]" w:date="2025-12-22T16:46:00Z" w:id="18">
    <w:p w:rsidR="001116A6" w:rsidRDefault="001116A6" w14:paraId="516219E9" w14:textId="78B13544">
      <w:r>
        <w:annotationRef/>
      </w:r>
      <w:r w:rsidRPr="7F426612">
        <w:t>Is it not recommended to do this while creating/updating the documentation itself</w:t>
      </w:r>
    </w:p>
  </w:comment>
  <w:comment w:initials="A[" w:author="Aakash J John [Litmus7]" w:date="2025-12-22T16:47:00Z" w:id="19">
    <w:p w:rsidR="001116A6" w:rsidRDefault="001116A6" w14:paraId="3EBC5A60" w14:textId="646D747D">
      <w:r>
        <w:annotationRef/>
      </w:r>
      <w:r w:rsidRPr="496D54EA">
        <w:t>only during the publishing process the rule is checked right?</w:t>
      </w:r>
    </w:p>
  </w:comment>
</w:comments>
</file>

<file path=word/commentsExtended.xml><?xml version="1.0" encoding="utf-8"?>
<w15:commentsEx xmlns:mc="http://schemas.openxmlformats.org/markup-compatibility/2006" xmlns:w15="http://schemas.microsoft.com/office/word/2012/wordml" mc:Ignorable="w15">
  <w15:commentEx w15:done="0" w15:paraId="516219E9"/>
  <w15:commentEx w15:done="0" w15:paraId="3EBC5A60" w15:paraIdParent="516219E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B83A883" w16cex:dateUtc="2025-12-22T11:16:00Z"/>
  <w16cex:commentExtensible w16cex:durableId="02D3A111" w16cex:dateUtc="2025-12-22T11:17:00Z"/>
</w16cex:commentsExtensible>
</file>

<file path=word/commentsIds.xml><?xml version="1.0" encoding="utf-8"?>
<w16cid:commentsIds xmlns:mc="http://schemas.openxmlformats.org/markup-compatibility/2006" xmlns:w16cid="http://schemas.microsoft.com/office/word/2016/wordml/cid" mc:Ignorable="w16cid">
  <w16cid:commentId w16cid:paraId="516219E9" w16cid:durableId="0B83A883"/>
  <w16cid:commentId w16cid:paraId="3EBC5A60" w16cid:durableId="02D3A1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7440" w:rsidRDefault="001E7440" w14:paraId="05394617" w14:textId="77777777">
      <w:pPr>
        <w:spacing w:after="0" w:line="240" w:lineRule="auto"/>
      </w:pPr>
      <w:r>
        <w:separator/>
      </w:r>
    </w:p>
  </w:endnote>
  <w:endnote w:type="continuationSeparator" w:id="0">
    <w:p w:rsidR="001E7440" w:rsidRDefault="001E7440" w14:paraId="7136EF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12CC7A" w:rsidTr="5612CC7A" w14:paraId="5846BA35" w14:textId="77777777">
      <w:trPr>
        <w:trHeight w:val="300"/>
      </w:trPr>
      <w:tc>
        <w:tcPr>
          <w:tcW w:w="3120" w:type="dxa"/>
        </w:tcPr>
        <w:p w:rsidR="5612CC7A" w:rsidP="5612CC7A" w:rsidRDefault="5612CC7A" w14:paraId="519FE86D" w14:textId="569B87BE">
          <w:pPr>
            <w:pStyle w:val="Header"/>
            <w:ind w:left="-115"/>
          </w:pPr>
        </w:p>
      </w:tc>
      <w:tc>
        <w:tcPr>
          <w:tcW w:w="3120" w:type="dxa"/>
        </w:tcPr>
        <w:p w:rsidR="5612CC7A" w:rsidP="5612CC7A" w:rsidRDefault="5612CC7A" w14:paraId="2D6EA6D8" w14:textId="78519A8A">
          <w:pPr>
            <w:pStyle w:val="Header"/>
            <w:jc w:val="center"/>
          </w:pPr>
        </w:p>
      </w:tc>
      <w:tc>
        <w:tcPr>
          <w:tcW w:w="3120" w:type="dxa"/>
        </w:tcPr>
        <w:p w:rsidR="5612CC7A" w:rsidP="5612CC7A" w:rsidRDefault="5612CC7A" w14:paraId="41CD3498" w14:textId="509943C6">
          <w:pPr>
            <w:pStyle w:val="Header"/>
            <w:ind w:right="-115"/>
            <w:jc w:val="right"/>
          </w:pPr>
        </w:p>
      </w:tc>
    </w:tr>
  </w:tbl>
  <w:p w:rsidR="5612CC7A" w:rsidP="5612CC7A" w:rsidRDefault="5612CC7A" w14:paraId="3C061901" w14:textId="511D6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16308F8" w:rsidTr="416308F8" w14:paraId="555C5F31" w14:textId="77777777">
      <w:trPr>
        <w:trHeight w:val="300"/>
      </w:trPr>
      <w:tc>
        <w:tcPr>
          <w:tcW w:w="3120" w:type="dxa"/>
        </w:tcPr>
        <w:p w:rsidR="416308F8" w:rsidP="416308F8" w:rsidRDefault="416308F8" w14:paraId="387B79EC" w14:textId="3C3BDDA2">
          <w:pPr>
            <w:pStyle w:val="Header"/>
            <w:ind w:left="-115"/>
          </w:pPr>
        </w:p>
      </w:tc>
      <w:tc>
        <w:tcPr>
          <w:tcW w:w="3120" w:type="dxa"/>
        </w:tcPr>
        <w:p w:rsidR="416308F8" w:rsidP="416308F8" w:rsidRDefault="416308F8" w14:paraId="0145AAFD" w14:textId="407C4E05">
          <w:pPr>
            <w:pStyle w:val="Header"/>
            <w:jc w:val="center"/>
          </w:pPr>
        </w:p>
      </w:tc>
      <w:tc>
        <w:tcPr>
          <w:tcW w:w="3120" w:type="dxa"/>
        </w:tcPr>
        <w:p w:rsidR="416308F8" w:rsidP="416308F8" w:rsidRDefault="416308F8" w14:paraId="29631BF1" w14:textId="7AE58B84">
          <w:pPr>
            <w:pStyle w:val="Header"/>
            <w:ind w:right="-115"/>
            <w:jc w:val="right"/>
          </w:pPr>
        </w:p>
      </w:tc>
    </w:tr>
  </w:tbl>
  <w:p w:rsidR="416308F8" w:rsidP="416308F8" w:rsidRDefault="416308F8" w14:paraId="27920BF1" w14:textId="0F832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7440" w:rsidRDefault="001E7440" w14:paraId="0E5C275A" w14:textId="77777777">
      <w:pPr>
        <w:spacing w:after="0" w:line="240" w:lineRule="auto"/>
      </w:pPr>
      <w:r>
        <w:separator/>
      </w:r>
    </w:p>
  </w:footnote>
  <w:footnote w:type="continuationSeparator" w:id="0">
    <w:p w:rsidR="001E7440" w:rsidRDefault="001E7440" w14:paraId="3E35C0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8640"/>
      <w:gridCol w:w="357"/>
      <w:gridCol w:w="363"/>
    </w:tblGrid>
    <w:tr w:rsidR="5612CC7A" w:rsidTr="292D65AD" w14:paraId="3896B46F" w14:textId="77777777">
      <w:trPr>
        <w:trHeight w:val="300"/>
      </w:trPr>
      <w:tc>
        <w:tcPr>
          <w:tcW w:w="8640" w:type="dxa"/>
        </w:tcPr>
        <w:p w:rsidR="5612CC7A" w:rsidP="5612CC7A" w:rsidRDefault="416308F8" w14:paraId="37A63480" w14:textId="61815688">
          <w:pPr>
            <w:pStyle w:val="Header"/>
            <w:ind w:left="-115"/>
          </w:pPr>
          <w:r>
            <w:t>Software Requirement Specification for Contextual Content Management System</w:t>
          </w:r>
        </w:p>
      </w:tc>
      <w:tc>
        <w:tcPr>
          <w:tcW w:w="357" w:type="dxa"/>
        </w:tcPr>
        <w:p w:rsidR="5612CC7A" w:rsidP="5612CC7A" w:rsidRDefault="5612CC7A" w14:paraId="1D679D08" w14:textId="1634D08D">
          <w:pPr>
            <w:pStyle w:val="Header"/>
            <w:jc w:val="center"/>
          </w:pPr>
        </w:p>
      </w:tc>
      <w:tc>
        <w:tcPr>
          <w:tcW w:w="363" w:type="dxa"/>
        </w:tcPr>
        <w:p w:rsidR="5612CC7A" w:rsidP="5612CC7A" w:rsidRDefault="5612CC7A" w14:paraId="4E5EC512" w14:textId="3822747E">
          <w:pPr>
            <w:pStyle w:val="Header"/>
            <w:ind w:right="-115"/>
            <w:jc w:val="right"/>
          </w:pPr>
          <w:r>
            <w:fldChar w:fldCharType="begin"/>
          </w:r>
          <w:r>
            <w:instrText>PAGE</w:instrText>
          </w:r>
          <w:r>
            <w:fldChar w:fldCharType="separate"/>
          </w:r>
          <w:r>
            <w:fldChar w:fldCharType="end"/>
          </w:r>
        </w:p>
      </w:tc>
    </w:tr>
  </w:tbl>
  <w:p w:rsidR="5612CC7A" w:rsidP="5612CC7A" w:rsidRDefault="5612CC7A" w14:paraId="61E199FB" w14:textId="3CDA13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16308F8" w:rsidTr="416308F8" w14:paraId="556BF0C3" w14:textId="77777777">
      <w:trPr>
        <w:trHeight w:val="300"/>
      </w:trPr>
      <w:tc>
        <w:tcPr>
          <w:tcW w:w="3120" w:type="dxa"/>
        </w:tcPr>
        <w:p w:rsidR="416308F8" w:rsidP="416308F8" w:rsidRDefault="416308F8" w14:paraId="259DE65B" w14:textId="69FA3132">
          <w:pPr>
            <w:pStyle w:val="Header"/>
            <w:ind w:left="-115"/>
          </w:pPr>
        </w:p>
      </w:tc>
      <w:tc>
        <w:tcPr>
          <w:tcW w:w="3120" w:type="dxa"/>
        </w:tcPr>
        <w:p w:rsidR="416308F8" w:rsidP="416308F8" w:rsidRDefault="416308F8" w14:paraId="7A9FD436" w14:textId="20637CA6">
          <w:pPr>
            <w:pStyle w:val="Header"/>
            <w:jc w:val="center"/>
          </w:pPr>
        </w:p>
      </w:tc>
      <w:tc>
        <w:tcPr>
          <w:tcW w:w="3120" w:type="dxa"/>
        </w:tcPr>
        <w:p w:rsidR="416308F8" w:rsidP="416308F8" w:rsidRDefault="416308F8" w14:paraId="56F0CC4A" w14:textId="073DB305">
          <w:pPr>
            <w:pStyle w:val="Header"/>
            <w:ind w:right="-115"/>
            <w:jc w:val="right"/>
          </w:pPr>
        </w:p>
      </w:tc>
    </w:tr>
  </w:tbl>
  <w:p w:rsidR="416308F8" w:rsidP="416308F8" w:rsidRDefault="416308F8" w14:paraId="44EBE372" w14:textId="55486AD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0D2mGdS6" int2:invalidationBookmarkName="" int2:hashCode="qkpfgSXyNBguLe" int2:id="4UA3fx4X">
      <int2:state int2:value="Rejected" int2:type="gram"/>
    </int2:bookmark>
    <int2:bookmark int2:bookmarkName="_Int_uiMscqEI" int2:invalidationBookmarkName="" int2:hashCode="IpZu2566aAVn45" int2:id="WIecpoM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848E"/>
    <w:multiLevelType w:val="hybridMultilevel"/>
    <w:tmpl w:val="42C62872"/>
    <w:lvl w:ilvl="0" w:tplc="08FAA444">
      <w:start w:val="1"/>
      <w:numFmt w:val="bullet"/>
      <w:lvlText w:val=""/>
      <w:lvlJc w:val="left"/>
      <w:pPr>
        <w:ind w:left="720" w:hanging="360"/>
      </w:pPr>
      <w:rPr>
        <w:rFonts w:hint="default" w:ascii="Symbol" w:hAnsi="Symbol"/>
      </w:rPr>
    </w:lvl>
    <w:lvl w:ilvl="1" w:tplc="2D2ECA18">
      <w:start w:val="1"/>
      <w:numFmt w:val="bullet"/>
      <w:lvlText w:val="o"/>
      <w:lvlJc w:val="left"/>
      <w:pPr>
        <w:ind w:left="1440" w:hanging="360"/>
      </w:pPr>
      <w:rPr>
        <w:rFonts w:hint="default" w:ascii="Courier New" w:hAnsi="Courier New"/>
      </w:rPr>
    </w:lvl>
    <w:lvl w:ilvl="2" w:tplc="A9F48B4C">
      <w:start w:val="1"/>
      <w:numFmt w:val="bullet"/>
      <w:lvlText w:val=""/>
      <w:lvlJc w:val="left"/>
      <w:pPr>
        <w:ind w:left="2160" w:hanging="360"/>
      </w:pPr>
      <w:rPr>
        <w:rFonts w:hint="default" w:ascii="Wingdings" w:hAnsi="Wingdings"/>
      </w:rPr>
    </w:lvl>
    <w:lvl w:ilvl="3" w:tplc="549E96CA">
      <w:start w:val="1"/>
      <w:numFmt w:val="bullet"/>
      <w:lvlText w:val=""/>
      <w:lvlJc w:val="left"/>
      <w:pPr>
        <w:ind w:left="2880" w:hanging="360"/>
      </w:pPr>
      <w:rPr>
        <w:rFonts w:hint="default" w:ascii="Symbol" w:hAnsi="Symbol"/>
      </w:rPr>
    </w:lvl>
    <w:lvl w:ilvl="4" w:tplc="58C27BA4">
      <w:start w:val="1"/>
      <w:numFmt w:val="bullet"/>
      <w:lvlText w:val="o"/>
      <w:lvlJc w:val="left"/>
      <w:pPr>
        <w:ind w:left="3600" w:hanging="360"/>
      </w:pPr>
      <w:rPr>
        <w:rFonts w:hint="default" w:ascii="Courier New" w:hAnsi="Courier New"/>
      </w:rPr>
    </w:lvl>
    <w:lvl w:ilvl="5" w:tplc="D09CA24C">
      <w:start w:val="1"/>
      <w:numFmt w:val="bullet"/>
      <w:lvlText w:val=""/>
      <w:lvlJc w:val="left"/>
      <w:pPr>
        <w:ind w:left="4320" w:hanging="360"/>
      </w:pPr>
      <w:rPr>
        <w:rFonts w:hint="default" w:ascii="Wingdings" w:hAnsi="Wingdings"/>
      </w:rPr>
    </w:lvl>
    <w:lvl w:ilvl="6" w:tplc="B75AAAC8">
      <w:start w:val="1"/>
      <w:numFmt w:val="bullet"/>
      <w:lvlText w:val=""/>
      <w:lvlJc w:val="left"/>
      <w:pPr>
        <w:ind w:left="5040" w:hanging="360"/>
      </w:pPr>
      <w:rPr>
        <w:rFonts w:hint="default" w:ascii="Symbol" w:hAnsi="Symbol"/>
      </w:rPr>
    </w:lvl>
    <w:lvl w:ilvl="7" w:tplc="3E268C80">
      <w:start w:val="1"/>
      <w:numFmt w:val="bullet"/>
      <w:lvlText w:val="o"/>
      <w:lvlJc w:val="left"/>
      <w:pPr>
        <w:ind w:left="5760" w:hanging="360"/>
      </w:pPr>
      <w:rPr>
        <w:rFonts w:hint="default" w:ascii="Courier New" w:hAnsi="Courier New"/>
      </w:rPr>
    </w:lvl>
    <w:lvl w:ilvl="8" w:tplc="810AD8F8">
      <w:start w:val="1"/>
      <w:numFmt w:val="bullet"/>
      <w:lvlText w:val=""/>
      <w:lvlJc w:val="left"/>
      <w:pPr>
        <w:ind w:left="6480" w:hanging="360"/>
      </w:pPr>
      <w:rPr>
        <w:rFonts w:hint="default" w:ascii="Wingdings" w:hAnsi="Wingdings"/>
      </w:rPr>
    </w:lvl>
  </w:abstractNum>
  <w:abstractNum w:abstractNumId="1" w15:restartNumberingAfterBreak="0">
    <w:nsid w:val="159A6EEB"/>
    <w:multiLevelType w:val="hybridMultilevel"/>
    <w:tmpl w:val="AE220114"/>
    <w:lvl w:ilvl="0" w:tplc="C8305866">
      <w:start w:val="1"/>
      <w:numFmt w:val="bullet"/>
      <w:lvlText w:val=""/>
      <w:lvlJc w:val="left"/>
      <w:pPr>
        <w:ind w:left="720" w:hanging="360"/>
      </w:pPr>
      <w:rPr>
        <w:rFonts w:hint="default" w:ascii="Symbol" w:hAnsi="Symbol"/>
      </w:rPr>
    </w:lvl>
    <w:lvl w:ilvl="1" w:tplc="DE1C6174">
      <w:start w:val="1"/>
      <w:numFmt w:val="bullet"/>
      <w:lvlText w:val="o"/>
      <w:lvlJc w:val="left"/>
      <w:pPr>
        <w:ind w:left="1440" w:hanging="360"/>
      </w:pPr>
      <w:rPr>
        <w:rFonts w:hint="default" w:ascii="Courier New" w:hAnsi="Courier New"/>
      </w:rPr>
    </w:lvl>
    <w:lvl w:ilvl="2" w:tplc="1E260B5A">
      <w:start w:val="1"/>
      <w:numFmt w:val="bullet"/>
      <w:lvlText w:val=""/>
      <w:lvlJc w:val="left"/>
      <w:pPr>
        <w:ind w:left="2160" w:hanging="360"/>
      </w:pPr>
      <w:rPr>
        <w:rFonts w:hint="default" w:ascii="Wingdings" w:hAnsi="Wingdings"/>
      </w:rPr>
    </w:lvl>
    <w:lvl w:ilvl="3" w:tplc="C4625C2E">
      <w:start w:val="1"/>
      <w:numFmt w:val="bullet"/>
      <w:lvlText w:val=""/>
      <w:lvlJc w:val="left"/>
      <w:pPr>
        <w:ind w:left="2880" w:hanging="360"/>
      </w:pPr>
      <w:rPr>
        <w:rFonts w:hint="default" w:ascii="Symbol" w:hAnsi="Symbol"/>
      </w:rPr>
    </w:lvl>
    <w:lvl w:ilvl="4" w:tplc="BE6497D0">
      <w:start w:val="1"/>
      <w:numFmt w:val="bullet"/>
      <w:lvlText w:val="o"/>
      <w:lvlJc w:val="left"/>
      <w:pPr>
        <w:ind w:left="3600" w:hanging="360"/>
      </w:pPr>
      <w:rPr>
        <w:rFonts w:hint="default" w:ascii="Courier New" w:hAnsi="Courier New"/>
      </w:rPr>
    </w:lvl>
    <w:lvl w:ilvl="5" w:tplc="9B849430">
      <w:start w:val="1"/>
      <w:numFmt w:val="bullet"/>
      <w:lvlText w:val=""/>
      <w:lvlJc w:val="left"/>
      <w:pPr>
        <w:ind w:left="4320" w:hanging="360"/>
      </w:pPr>
      <w:rPr>
        <w:rFonts w:hint="default" w:ascii="Wingdings" w:hAnsi="Wingdings"/>
      </w:rPr>
    </w:lvl>
    <w:lvl w:ilvl="6" w:tplc="74B0EC48">
      <w:start w:val="1"/>
      <w:numFmt w:val="bullet"/>
      <w:lvlText w:val=""/>
      <w:lvlJc w:val="left"/>
      <w:pPr>
        <w:ind w:left="5040" w:hanging="360"/>
      </w:pPr>
      <w:rPr>
        <w:rFonts w:hint="default" w:ascii="Symbol" w:hAnsi="Symbol"/>
      </w:rPr>
    </w:lvl>
    <w:lvl w:ilvl="7" w:tplc="08169C6E">
      <w:start w:val="1"/>
      <w:numFmt w:val="bullet"/>
      <w:lvlText w:val="o"/>
      <w:lvlJc w:val="left"/>
      <w:pPr>
        <w:ind w:left="5760" w:hanging="360"/>
      </w:pPr>
      <w:rPr>
        <w:rFonts w:hint="default" w:ascii="Courier New" w:hAnsi="Courier New"/>
      </w:rPr>
    </w:lvl>
    <w:lvl w:ilvl="8" w:tplc="9550A356">
      <w:start w:val="1"/>
      <w:numFmt w:val="bullet"/>
      <w:lvlText w:val=""/>
      <w:lvlJc w:val="left"/>
      <w:pPr>
        <w:ind w:left="6480" w:hanging="360"/>
      </w:pPr>
      <w:rPr>
        <w:rFonts w:hint="default" w:ascii="Wingdings" w:hAnsi="Wingdings"/>
      </w:rPr>
    </w:lvl>
  </w:abstractNum>
  <w:abstractNum w:abstractNumId="2" w15:restartNumberingAfterBreak="0">
    <w:nsid w:val="1925EBE5"/>
    <w:multiLevelType w:val="hybridMultilevel"/>
    <w:tmpl w:val="438E2DCE"/>
    <w:lvl w:ilvl="0" w:tplc="890C104C">
      <w:start w:val="1"/>
      <w:numFmt w:val="decimal"/>
      <w:lvlText w:val="%1."/>
      <w:lvlJc w:val="left"/>
      <w:pPr>
        <w:ind w:left="360" w:hanging="360"/>
      </w:pPr>
    </w:lvl>
    <w:lvl w:ilvl="1" w:tplc="7E783656">
      <w:start w:val="1"/>
      <w:numFmt w:val="lowerLetter"/>
      <w:lvlText w:val="%2."/>
      <w:lvlJc w:val="left"/>
      <w:pPr>
        <w:ind w:left="1080" w:hanging="360"/>
      </w:pPr>
    </w:lvl>
    <w:lvl w:ilvl="2" w:tplc="DC7AE6DA">
      <w:start w:val="1"/>
      <w:numFmt w:val="lowerRoman"/>
      <w:lvlText w:val="%3."/>
      <w:lvlJc w:val="right"/>
      <w:pPr>
        <w:ind w:left="1800" w:hanging="180"/>
      </w:pPr>
    </w:lvl>
    <w:lvl w:ilvl="3" w:tplc="C8200E64">
      <w:start w:val="1"/>
      <w:numFmt w:val="decimal"/>
      <w:lvlText w:val="%4."/>
      <w:lvlJc w:val="left"/>
      <w:pPr>
        <w:ind w:left="2520" w:hanging="360"/>
      </w:pPr>
    </w:lvl>
    <w:lvl w:ilvl="4" w:tplc="713C66E4">
      <w:start w:val="1"/>
      <w:numFmt w:val="lowerLetter"/>
      <w:lvlText w:val="%5."/>
      <w:lvlJc w:val="left"/>
      <w:pPr>
        <w:ind w:left="3240" w:hanging="360"/>
      </w:pPr>
    </w:lvl>
    <w:lvl w:ilvl="5" w:tplc="A934A258">
      <w:start w:val="1"/>
      <w:numFmt w:val="lowerRoman"/>
      <w:lvlText w:val="%6."/>
      <w:lvlJc w:val="right"/>
      <w:pPr>
        <w:ind w:left="3960" w:hanging="180"/>
      </w:pPr>
    </w:lvl>
    <w:lvl w:ilvl="6" w:tplc="7452E6E8">
      <w:start w:val="1"/>
      <w:numFmt w:val="decimal"/>
      <w:lvlText w:val="%7."/>
      <w:lvlJc w:val="left"/>
      <w:pPr>
        <w:ind w:left="4680" w:hanging="360"/>
      </w:pPr>
    </w:lvl>
    <w:lvl w:ilvl="7" w:tplc="D6E6F292">
      <w:start w:val="1"/>
      <w:numFmt w:val="lowerLetter"/>
      <w:lvlText w:val="%8."/>
      <w:lvlJc w:val="left"/>
      <w:pPr>
        <w:ind w:left="5400" w:hanging="360"/>
      </w:pPr>
    </w:lvl>
    <w:lvl w:ilvl="8" w:tplc="705E5450">
      <w:start w:val="1"/>
      <w:numFmt w:val="lowerRoman"/>
      <w:lvlText w:val="%9."/>
      <w:lvlJc w:val="right"/>
      <w:pPr>
        <w:ind w:left="6120" w:hanging="180"/>
      </w:pPr>
    </w:lvl>
  </w:abstractNum>
  <w:abstractNum w:abstractNumId="3" w15:restartNumberingAfterBreak="0">
    <w:nsid w:val="1CCFFBCD"/>
    <w:multiLevelType w:val="hybridMultilevel"/>
    <w:tmpl w:val="545CCCA2"/>
    <w:lvl w:ilvl="0" w:tplc="0060D620">
      <w:start w:val="1"/>
      <w:numFmt w:val="decimal"/>
      <w:lvlText w:val="%1."/>
      <w:lvlJc w:val="left"/>
      <w:pPr>
        <w:ind w:left="720" w:hanging="360"/>
      </w:pPr>
    </w:lvl>
    <w:lvl w:ilvl="1" w:tplc="0D4ECF8E">
      <w:start w:val="1"/>
      <w:numFmt w:val="lowerLetter"/>
      <w:lvlText w:val="%2."/>
      <w:lvlJc w:val="left"/>
      <w:pPr>
        <w:ind w:left="1440" w:hanging="360"/>
      </w:pPr>
    </w:lvl>
    <w:lvl w:ilvl="2" w:tplc="33521B88">
      <w:start w:val="1"/>
      <w:numFmt w:val="lowerRoman"/>
      <w:lvlText w:val="%3."/>
      <w:lvlJc w:val="right"/>
      <w:pPr>
        <w:ind w:left="2160" w:hanging="180"/>
      </w:pPr>
    </w:lvl>
    <w:lvl w:ilvl="3" w:tplc="85A44764">
      <w:start w:val="1"/>
      <w:numFmt w:val="decimal"/>
      <w:lvlText w:val="%4."/>
      <w:lvlJc w:val="left"/>
      <w:pPr>
        <w:ind w:left="2880" w:hanging="360"/>
      </w:pPr>
    </w:lvl>
    <w:lvl w:ilvl="4" w:tplc="41C21BA0">
      <w:start w:val="1"/>
      <w:numFmt w:val="lowerLetter"/>
      <w:lvlText w:val="%5."/>
      <w:lvlJc w:val="left"/>
      <w:pPr>
        <w:ind w:left="3600" w:hanging="360"/>
      </w:pPr>
    </w:lvl>
    <w:lvl w:ilvl="5" w:tplc="49688B12">
      <w:start w:val="1"/>
      <w:numFmt w:val="lowerRoman"/>
      <w:lvlText w:val="%6."/>
      <w:lvlJc w:val="right"/>
      <w:pPr>
        <w:ind w:left="4320" w:hanging="180"/>
      </w:pPr>
    </w:lvl>
    <w:lvl w:ilvl="6" w:tplc="A91AC7AA">
      <w:start w:val="1"/>
      <w:numFmt w:val="decimal"/>
      <w:lvlText w:val="%7."/>
      <w:lvlJc w:val="left"/>
      <w:pPr>
        <w:ind w:left="5040" w:hanging="360"/>
      </w:pPr>
    </w:lvl>
    <w:lvl w:ilvl="7" w:tplc="6FB61BD8">
      <w:start w:val="1"/>
      <w:numFmt w:val="lowerLetter"/>
      <w:lvlText w:val="%8."/>
      <w:lvlJc w:val="left"/>
      <w:pPr>
        <w:ind w:left="5760" w:hanging="360"/>
      </w:pPr>
    </w:lvl>
    <w:lvl w:ilvl="8" w:tplc="8DEE476E">
      <w:start w:val="1"/>
      <w:numFmt w:val="lowerRoman"/>
      <w:lvlText w:val="%9."/>
      <w:lvlJc w:val="right"/>
      <w:pPr>
        <w:ind w:left="6480" w:hanging="180"/>
      </w:pPr>
    </w:lvl>
  </w:abstractNum>
  <w:abstractNum w:abstractNumId="4" w15:restartNumberingAfterBreak="0">
    <w:nsid w:val="2A37B611"/>
    <w:multiLevelType w:val="hybridMultilevel"/>
    <w:tmpl w:val="F6A4BBAA"/>
    <w:lvl w:ilvl="0" w:tplc="EFC28DE0">
      <w:start w:val="1"/>
      <w:numFmt w:val="decimal"/>
      <w:lvlText w:val="%1."/>
      <w:lvlJc w:val="left"/>
      <w:pPr>
        <w:ind w:left="720" w:hanging="360"/>
      </w:pPr>
    </w:lvl>
    <w:lvl w:ilvl="1" w:tplc="68D2A2D0">
      <w:start w:val="1"/>
      <w:numFmt w:val="lowerLetter"/>
      <w:lvlText w:val="%2."/>
      <w:lvlJc w:val="left"/>
      <w:pPr>
        <w:ind w:left="1440" w:hanging="360"/>
      </w:pPr>
    </w:lvl>
    <w:lvl w:ilvl="2" w:tplc="86144770">
      <w:start w:val="1"/>
      <w:numFmt w:val="lowerRoman"/>
      <w:lvlText w:val="%3."/>
      <w:lvlJc w:val="right"/>
      <w:pPr>
        <w:ind w:left="2160" w:hanging="180"/>
      </w:pPr>
    </w:lvl>
    <w:lvl w:ilvl="3" w:tplc="03D084D4">
      <w:start w:val="1"/>
      <w:numFmt w:val="decimal"/>
      <w:lvlText w:val="%4."/>
      <w:lvlJc w:val="left"/>
      <w:pPr>
        <w:ind w:left="2880" w:hanging="360"/>
      </w:pPr>
    </w:lvl>
    <w:lvl w:ilvl="4" w:tplc="1ED430E4">
      <w:start w:val="1"/>
      <w:numFmt w:val="lowerLetter"/>
      <w:lvlText w:val="%5."/>
      <w:lvlJc w:val="left"/>
      <w:pPr>
        <w:ind w:left="3600" w:hanging="360"/>
      </w:pPr>
    </w:lvl>
    <w:lvl w:ilvl="5" w:tplc="E4786848">
      <w:start w:val="1"/>
      <w:numFmt w:val="lowerRoman"/>
      <w:lvlText w:val="%6."/>
      <w:lvlJc w:val="right"/>
      <w:pPr>
        <w:ind w:left="4320" w:hanging="180"/>
      </w:pPr>
    </w:lvl>
    <w:lvl w:ilvl="6" w:tplc="F2E4B020">
      <w:start w:val="1"/>
      <w:numFmt w:val="decimal"/>
      <w:lvlText w:val="%7."/>
      <w:lvlJc w:val="left"/>
      <w:pPr>
        <w:ind w:left="5040" w:hanging="360"/>
      </w:pPr>
    </w:lvl>
    <w:lvl w:ilvl="7" w:tplc="44921C38">
      <w:start w:val="1"/>
      <w:numFmt w:val="lowerLetter"/>
      <w:lvlText w:val="%8."/>
      <w:lvlJc w:val="left"/>
      <w:pPr>
        <w:ind w:left="5760" w:hanging="360"/>
      </w:pPr>
    </w:lvl>
    <w:lvl w:ilvl="8" w:tplc="F34AE856">
      <w:start w:val="1"/>
      <w:numFmt w:val="lowerRoman"/>
      <w:lvlText w:val="%9."/>
      <w:lvlJc w:val="right"/>
      <w:pPr>
        <w:ind w:left="6480" w:hanging="180"/>
      </w:pPr>
    </w:lvl>
  </w:abstractNum>
  <w:abstractNum w:abstractNumId="5" w15:restartNumberingAfterBreak="0">
    <w:nsid w:val="5F63A1EF"/>
    <w:multiLevelType w:val="hybridMultilevel"/>
    <w:tmpl w:val="C64CEF8A"/>
    <w:lvl w:ilvl="0" w:tplc="4768B4F0">
      <w:start w:val="1"/>
      <w:numFmt w:val="bullet"/>
      <w:lvlText w:val=""/>
      <w:lvlJc w:val="left"/>
      <w:pPr>
        <w:ind w:left="720" w:hanging="360"/>
      </w:pPr>
      <w:rPr>
        <w:rFonts w:hint="default" w:ascii="Symbol" w:hAnsi="Symbol"/>
      </w:rPr>
    </w:lvl>
    <w:lvl w:ilvl="1" w:tplc="07C09D68">
      <w:start w:val="1"/>
      <w:numFmt w:val="bullet"/>
      <w:lvlText w:val="o"/>
      <w:lvlJc w:val="left"/>
      <w:pPr>
        <w:ind w:left="1440" w:hanging="360"/>
      </w:pPr>
      <w:rPr>
        <w:rFonts w:hint="default" w:ascii="Courier New" w:hAnsi="Courier New"/>
      </w:rPr>
    </w:lvl>
    <w:lvl w:ilvl="2" w:tplc="0B9E03BA">
      <w:start w:val="1"/>
      <w:numFmt w:val="bullet"/>
      <w:lvlText w:val=""/>
      <w:lvlJc w:val="left"/>
      <w:pPr>
        <w:ind w:left="2160" w:hanging="360"/>
      </w:pPr>
      <w:rPr>
        <w:rFonts w:hint="default" w:ascii="Wingdings" w:hAnsi="Wingdings"/>
      </w:rPr>
    </w:lvl>
    <w:lvl w:ilvl="3" w:tplc="39803986">
      <w:start w:val="1"/>
      <w:numFmt w:val="bullet"/>
      <w:lvlText w:val=""/>
      <w:lvlJc w:val="left"/>
      <w:pPr>
        <w:ind w:left="2880" w:hanging="360"/>
      </w:pPr>
      <w:rPr>
        <w:rFonts w:hint="default" w:ascii="Symbol" w:hAnsi="Symbol"/>
      </w:rPr>
    </w:lvl>
    <w:lvl w:ilvl="4" w:tplc="5AB8B3B8">
      <w:start w:val="1"/>
      <w:numFmt w:val="bullet"/>
      <w:lvlText w:val="o"/>
      <w:lvlJc w:val="left"/>
      <w:pPr>
        <w:ind w:left="3600" w:hanging="360"/>
      </w:pPr>
      <w:rPr>
        <w:rFonts w:hint="default" w:ascii="Courier New" w:hAnsi="Courier New"/>
      </w:rPr>
    </w:lvl>
    <w:lvl w:ilvl="5" w:tplc="4308ED56">
      <w:start w:val="1"/>
      <w:numFmt w:val="bullet"/>
      <w:lvlText w:val=""/>
      <w:lvlJc w:val="left"/>
      <w:pPr>
        <w:ind w:left="4320" w:hanging="360"/>
      </w:pPr>
      <w:rPr>
        <w:rFonts w:hint="default" w:ascii="Wingdings" w:hAnsi="Wingdings"/>
      </w:rPr>
    </w:lvl>
    <w:lvl w:ilvl="6" w:tplc="A20C2930">
      <w:start w:val="1"/>
      <w:numFmt w:val="bullet"/>
      <w:lvlText w:val=""/>
      <w:lvlJc w:val="left"/>
      <w:pPr>
        <w:ind w:left="5040" w:hanging="360"/>
      </w:pPr>
      <w:rPr>
        <w:rFonts w:hint="default" w:ascii="Symbol" w:hAnsi="Symbol"/>
      </w:rPr>
    </w:lvl>
    <w:lvl w:ilvl="7" w:tplc="8E3627A6">
      <w:start w:val="1"/>
      <w:numFmt w:val="bullet"/>
      <w:lvlText w:val="o"/>
      <w:lvlJc w:val="left"/>
      <w:pPr>
        <w:ind w:left="5760" w:hanging="360"/>
      </w:pPr>
      <w:rPr>
        <w:rFonts w:hint="default" w:ascii="Courier New" w:hAnsi="Courier New"/>
      </w:rPr>
    </w:lvl>
    <w:lvl w:ilvl="8" w:tplc="7A6881B6">
      <w:start w:val="1"/>
      <w:numFmt w:val="bullet"/>
      <w:lvlText w:val=""/>
      <w:lvlJc w:val="left"/>
      <w:pPr>
        <w:ind w:left="6480" w:hanging="360"/>
      </w:pPr>
      <w:rPr>
        <w:rFonts w:hint="default" w:ascii="Wingdings" w:hAnsi="Wingdings"/>
      </w:rPr>
    </w:lvl>
  </w:abstractNum>
  <w:abstractNum w:abstractNumId="6" w15:restartNumberingAfterBreak="0">
    <w:nsid w:val="6B2BA1F8"/>
    <w:multiLevelType w:val="hybridMultilevel"/>
    <w:tmpl w:val="A54C04D0"/>
    <w:lvl w:ilvl="0" w:tplc="2020BD1C">
      <w:start w:val="1"/>
      <w:numFmt w:val="bullet"/>
      <w:lvlText w:val=""/>
      <w:lvlJc w:val="left"/>
      <w:pPr>
        <w:ind w:left="720" w:hanging="360"/>
      </w:pPr>
      <w:rPr>
        <w:rFonts w:hint="default" w:ascii="Symbol" w:hAnsi="Symbol"/>
      </w:rPr>
    </w:lvl>
    <w:lvl w:ilvl="1" w:tplc="6A4C5BE2">
      <w:start w:val="1"/>
      <w:numFmt w:val="bullet"/>
      <w:lvlText w:val="o"/>
      <w:lvlJc w:val="left"/>
      <w:pPr>
        <w:ind w:left="1440" w:hanging="360"/>
      </w:pPr>
      <w:rPr>
        <w:rFonts w:hint="default" w:ascii="Courier New" w:hAnsi="Courier New"/>
      </w:rPr>
    </w:lvl>
    <w:lvl w:ilvl="2" w:tplc="45ECFB9E">
      <w:start w:val="1"/>
      <w:numFmt w:val="bullet"/>
      <w:lvlText w:val=""/>
      <w:lvlJc w:val="left"/>
      <w:pPr>
        <w:ind w:left="2160" w:hanging="360"/>
      </w:pPr>
      <w:rPr>
        <w:rFonts w:hint="default" w:ascii="Wingdings" w:hAnsi="Wingdings"/>
      </w:rPr>
    </w:lvl>
    <w:lvl w:ilvl="3" w:tplc="65EC7EC6">
      <w:start w:val="1"/>
      <w:numFmt w:val="bullet"/>
      <w:lvlText w:val=""/>
      <w:lvlJc w:val="left"/>
      <w:pPr>
        <w:ind w:left="2880" w:hanging="360"/>
      </w:pPr>
      <w:rPr>
        <w:rFonts w:hint="default" w:ascii="Symbol" w:hAnsi="Symbol"/>
      </w:rPr>
    </w:lvl>
    <w:lvl w:ilvl="4" w:tplc="D87E0620">
      <w:start w:val="1"/>
      <w:numFmt w:val="bullet"/>
      <w:lvlText w:val="o"/>
      <w:lvlJc w:val="left"/>
      <w:pPr>
        <w:ind w:left="3600" w:hanging="360"/>
      </w:pPr>
      <w:rPr>
        <w:rFonts w:hint="default" w:ascii="Courier New" w:hAnsi="Courier New"/>
      </w:rPr>
    </w:lvl>
    <w:lvl w:ilvl="5" w:tplc="4148B482">
      <w:start w:val="1"/>
      <w:numFmt w:val="bullet"/>
      <w:lvlText w:val=""/>
      <w:lvlJc w:val="left"/>
      <w:pPr>
        <w:ind w:left="4320" w:hanging="360"/>
      </w:pPr>
      <w:rPr>
        <w:rFonts w:hint="default" w:ascii="Wingdings" w:hAnsi="Wingdings"/>
      </w:rPr>
    </w:lvl>
    <w:lvl w:ilvl="6" w:tplc="643600EE">
      <w:start w:val="1"/>
      <w:numFmt w:val="bullet"/>
      <w:lvlText w:val=""/>
      <w:lvlJc w:val="left"/>
      <w:pPr>
        <w:ind w:left="5040" w:hanging="360"/>
      </w:pPr>
      <w:rPr>
        <w:rFonts w:hint="default" w:ascii="Symbol" w:hAnsi="Symbol"/>
      </w:rPr>
    </w:lvl>
    <w:lvl w:ilvl="7" w:tplc="17E62858">
      <w:start w:val="1"/>
      <w:numFmt w:val="bullet"/>
      <w:lvlText w:val="o"/>
      <w:lvlJc w:val="left"/>
      <w:pPr>
        <w:ind w:left="5760" w:hanging="360"/>
      </w:pPr>
      <w:rPr>
        <w:rFonts w:hint="default" w:ascii="Courier New" w:hAnsi="Courier New"/>
      </w:rPr>
    </w:lvl>
    <w:lvl w:ilvl="8" w:tplc="3EA2394E">
      <w:start w:val="1"/>
      <w:numFmt w:val="bullet"/>
      <w:lvlText w:val=""/>
      <w:lvlJc w:val="left"/>
      <w:pPr>
        <w:ind w:left="6480" w:hanging="360"/>
      </w:pPr>
      <w:rPr>
        <w:rFonts w:hint="default" w:ascii="Wingdings" w:hAnsi="Wingdings"/>
      </w:rPr>
    </w:lvl>
  </w:abstractNum>
  <w:abstractNum w:abstractNumId="7" w15:restartNumberingAfterBreak="0">
    <w:nsid w:val="6B5C66DF"/>
    <w:multiLevelType w:val="hybridMultilevel"/>
    <w:tmpl w:val="2F7AAF5E"/>
    <w:lvl w:ilvl="0" w:tplc="3AAE86BC">
      <w:start w:val="1"/>
      <w:numFmt w:val="decimal"/>
      <w:lvlText w:val="%1."/>
      <w:lvlJc w:val="left"/>
      <w:pPr>
        <w:ind w:left="720" w:hanging="360"/>
      </w:pPr>
    </w:lvl>
    <w:lvl w:ilvl="1" w:tplc="452AD318">
      <w:start w:val="1"/>
      <w:numFmt w:val="lowerLetter"/>
      <w:lvlText w:val="%2."/>
      <w:lvlJc w:val="left"/>
      <w:pPr>
        <w:ind w:left="1440" w:hanging="360"/>
      </w:pPr>
    </w:lvl>
    <w:lvl w:ilvl="2" w:tplc="BB903B94">
      <w:start w:val="1"/>
      <w:numFmt w:val="lowerRoman"/>
      <w:lvlText w:val="%3."/>
      <w:lvlJc w:val="right"/>
      <w:pPr>
        <w:ind w:left="2160" w:hanging="180"/>
      </w:pPr>
    </w:lvl>
    <w:lvl w:ilvl="3" w:tplc="00DC691C">
      <w:start w:val="1"/>
      <w:numFmt w:val="decimal"/>
      <w:lvlText w:val="%4."/>
      <w:lvlJc w:val="left"/>
      <w:pPr>
        <w:ind w:left="2880" w:hanging="360"/>
      </w:pPr>
    </w:lvl>
    <w:lvl w:ilvl="4" w:tplc="D80245F0">
      <w:start w:val="1"/>
      <w:numFmt w:val="lowerLetter"/>
      <w:lvlText w:val="%5."/>
      <w:lvlJc w:val="left"/>
      <w:pPr>
        <w:ind w:left="3600" w:hanging="360"/>
      </w:pPr>
    </w:lvl>
    <w:lvl w:ilvl="5" w:tplc="627EF648">
      <w:start w:val="1"/>
      <w:numFmt w:val="lowerRoman"/>
      <w:lvlText w:val="%6."/>
      <w:lvlJc w:val="right"/>
      <w:pPr>
        <w:ind w:left="4320" w:hanging="180"/>
      </w:pPr>
    </w:lvl>
    <w:lvl w:ilvl="6" w:tplc="D60E7E90">
      <w:start w:val="1"/>
      <w:numFmt w:val="decimal"/>
      <w:lvlText w:val="%7."/>
      <w:lvlJc w:val="left"/>
      <w:pPr>
        <w:ind w:left="5040" w:hanging="360"/>
      </w:pPr>
    </w:lvl>
    <w:lvl w:ilvl="7" w:tplc="E8AC900C">
      <w:start w:val="1"/>
      <w:numFmt w:val="lowerLetter"/>
      <w:lvlText w:val="%8."/>
      <w:lvlJc w:val="left"/>
      <w:pPr>
        <w:ind w:left="5760" w:hanging="360"/>
      </w:pPr>
    </w:lvl>
    <w:lvl w:ilvl="8" w:tplc="93604428">
      <w:start w:val="1"/>
      <w:numFmt w:val="lowerRoman"/>
      <w:lvlText w:val="%9."/>
      <w:lvlJc w:val="right"/>
      <w:pPr>
        <w:ind w:left="6480" w:hanging="180"/>
      </w:pPr>
    </w:lvl>
  </w:abstractNum>
  <w:abstractNum w:abstractNumId="8" w15:restartNumberingAfterBreak="0">
    <w:nsid w:val="73EDA5B8"/>
    <w:multiLevelType w:val="hybridMultilevel"/>
    <w:tmpl w:val="4B8CB738"/>
    <w:lvl w:ilvl="0" w:tplc="5810F87A">
      <w:start w:val="1"/>
      <w:numFmt w:val="bullet"/>
      <w:lvlText w:val=""/>
      <w:lvlJc w:val="left"/>
      <w:pPr>
        <w:ind w:left="720" w:hanging="360"/>
      </w:pPr>
      <w:rPr>
        <w:rFonts w:hint="default" w:ascii="Symbol" w:hAnsi="Symbol"/>
      </w:rPr>
    </w:lvl>
    <w:lvl w:ilvl="1" w:tplc="02DC2DF8">
      <w:start w:val="1"/>
      <w:numFmt w:val="bullet"/>
      <w:lvlText w:val="o"/>
      <w:lvlJc w:val="left"/>
      <w:pPr>
        <w:ind w:left="1440" w:hanging="360"/>
      </w:pPr>
      <w:rPr>
        <w:rFonts w:hint="default" w:ascii="Courier New" w:hAnsi="Courier New"/>
      </w:rPr>
    </w:lvl>
    <w:lvl w:ilvl="2" w:tplc="E72C1868">
      <w:start w:val="1"/>
      <w:numFmt w:val="bullet"/>
      <w:lvlText w:val=""/>
      <w:lvlJc w:val="left"/>
      <w:pPr>
        <w:ind w:left="2160" w:hanging="360"/>
      </w:pPr>
      <w:rPr>
        <w:rFonts w:hint="default" w:ascii="Wingdings" w:hAnsi="Wingdings"/>
      </w:rPr>
    </w:lvl>
    <w:lvl w:ilvl="3" w:tplc="8FDA23DA">
      <w:start w:val="1"/>
      <w:numFmt w:val="bullet"/>
      <w:lvlText w:val=""/>
      <w:lvlJc w:val="left"/>
      <w:pPr>
        <w:ind w:left="2880" w:hanging="360"/>
      </w:pPr>
      <w:rPr>
        <w:rFonts w:hint="default" w:ascii="Symbol" w:hAnsi="Symbol"/>
      </w:rPr>
    </w:lvl>
    <w:lvl w:ilvl="4" w:tplc="EC8E88DC">
      <w:start w:val="1"/>
      <w:numFmt w:val="bullet"/>
      <w:lvlText w:val="o"/>
      <w:lvlJc w:val="left"/>
      <w:pPr>
        <w:ind w:left="3600" w:hanging="360"/>
      </w:pPr>
      <w:rPr>
        <w:rFonts w:hint="default" w:ascii="Courier New" w:hAnsi="Courier New"/>
      </w:rPr>
    </w:lvl>
    <w:lvl w:ilvl="5" w:tplc="F3CA1A18">
      <w:start w:val="1"/>
      <w:numFmt w:val="bullet"/>
      <w:lvlText w:val=""/>
      <w:lvlJc w:val="left"/>
      <w:pPr>
        <w:ind w:left="4320" w:hanging="360"/>
      </w:pPr>
      <w:rPr>
        <w:rFonts w:hint="default" w:ascii="Wingdings" w:hAnsi="Wingdings"/>
      </w:rPr>
    </w:lvl>
    <w:lvl w:ilvl="6" w:tplc="53B6C9AE">
      <w:start w:val="1"/>
      <w:numFmt w:val="bullet"/>
      <w:lvlText w:val=""/>
      <w:lvlJc w:val="left"/>
      <w:pPr>
        <w:ind w:left="5040" w:hanging="360"/>
      </w:pPr>
      <w:rPr>
        <w:rFonts w:hint="default" w:ascii="Symbol" w:hAnsi="Symbol"/>
      </w:rPr>
    </w:lvl>
    <w:lvl w:ilvl="7" w:tplc="9E2A3D04">
      <w:start w:val="1"/>
      <w:numFmt w:val="bullet"/>
      <w:lvlText w:val="o"/>
      <w:lvlJc w:val="left"/>
      <w:pPr>
        <w:ind w:left="5760" w:hanging="360"/>
      </w:pPr>
      <w:rPr>
        <w:rFonts w:hint="default" w:ascii="Courier New" w:hAnsi="Courier New"/>
      </w:rPr>
    </w:lvl>
    <w:lvl w:ilvl="8" w:tplc="34FE55C4">
      <w:start w:val="1"/>
      <w:numFmt w:val="bullet"/>
      <w:lvlText w:val=""/>
      <w:lvlJc w:val="left"/>
      <w:pPr>
        <w:ind w:left="6480" w:hanging="360"/>
      </w:pPr>
      <w:rPr>
        <w:rFonts w:hint="default" w:ascii="Wingdings" w:hAnsi="Wingdings"/>
      </w:rPr>
    </w:lvl>
  </w:abstractNum>
  <w:num w:numId="1" w16cid:durableId="43720909">
    <w:abstractNumId w:val="1"/>
  </w:num>
  <w:num w:numId="2" w16cid:durableId="134294870">
    <w:abstractNumId w:val="5"/>
  </w:num>
  <w:num w:numId="3" w16cid:durableId="2144694311">
    <w:abstractNumId w:val="0"/>
  </w:num>
  <w:num w:numId="4" w16cid:durableId="968898218">
    <w:abstractNumId w:val="6"/>
  </w:num>
  <w:num w:numId="5" w16cid:durableId="58790694">
    <w:abstractNumId w:val="4"/>
  </w:num>
  <w:num w:numId="6" w16cid:durableId="1118720399">
    <w:abstractNumId w:val="8"/>
  </w:num>
  <w:num w:numId="7" w16cid:durableId="1185171626">
    <w:abstractNumId w:val="2"/>
  </w:num>
  <w:num w:numId="8" w16cid:durableId="551306521">
    <w:abstractNumId w:val="7"/>
  </w:num>
  <w:num w:numId="9" w16cid:durableId="8331799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kash J John [Litmus7]">
    <w15:presenceInfo w15:providerId="AD" w15:userId="S::aakash.j@litmus7.com::58af64a4-98de-45c6-ad7f-133db17acb93"/>
  </w15:person>
  <w15:person w15:author="Arjun Krishnamurthy [Litmus7]">
    <w15:presenceInfo w15:providerId="AD" w15:userId="S::arjun.krishnamurthy@litmus7.com::b8ed24e4-1941-44c0-9c23-902e92f1b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82C8E"/>
    <w:rsid w:val="000159DD"/>
    <w:rsid w:val="000B339B"/>
    <w:rsid w:val="000D6D22"/>
    <w:rsid w:val="000E4127"/>
    <w:rsid w:val="00100B56"/>
    <w:rsid w:val="001116A6"/>
    <w:rsid w:val="00121AE4"/>
    <w:rsid w:val="001264C6"/>
    <w:rsid w:val="001440DF"/>
    <w:rsid w:val="001E05C9"/>
    <w:rsid w:val="001E7440"/>
    <w:rsid w:val="002556CA"/>
    <w:rsid w:val="00281242"/>
    <w:rsid w:val="002A02BF"/>
    <w:rsid w:val="00306B07"/>
    <w:rsid w:val="0038285B"/>
    <w:rsid w:val="003968D6"/>
    <w:rsid w:val="00446A6A"/>
    <w:rsid w:val="004576E2"/>
    <w:rsid w:val="004FC013"/>
    <w:rsid w:val="0054135E"/>
    <w:rsid w:val="00564987"/>
    <w:rsid w:val="005757E4"/>
    <w:rsid w:val="005A38ED"/>
    <w:rsid w:val="00696D06"/>
    <w:rsid w:val="007B4282"/>
    <w:rsid w:val="00892CC7"/>
    <w:rsid w:val="008F4E9A"/>
    <w:rsid w:val="0090063D"/>
    <w:rsid w:val="009037F3"/>
    <w:rsid w:val="0095E6BA"/>
    <w:rsid w:val="009A5CD4"/>
    <w:rsid w:val="009B5C9B"/>
    <w:rsid w:val="00A1001E"/>
    <w:rsid w:val="00A767C5"/>
    <w:rsid w:val="00AA7CEE"/>
    <w:rsid w:val="00B648D9"/>
    <w:rsid w:val="00C53D1A"/>
    <w:rsid w:val="00CBA96C"/>
    <w:rsid w:val="00D00E5A"/>
    <w:rsid w:val="00E90717"/>
    <w:rsid w:val="00EB1C52"/>
    <w:rsid w:val="00EE6B1A"/>
    <w:rsid w:val="00F965C2"/>
    <w:rsid w:val="00FC6CE1"/>
    <w:rsid w:val="01089108"/>
    <w:rsid w:val="0118AC5E"/>
    <w:rsid w:val="014579A9"/>
    <w:rsid w:val="019E2CBB"/>
    <w:rsid w:val="020F9E3E"/>
    <w:rsid w:val="025DD2B0"/>
    <w:rsid w:val="02A578BE"/>
    <w:rsid w:val="032D46B3"/>
    <w:rsid w:val="034F14D9"/>
    <w:rsid w:val="0375646A"/>
    <w:rsid w:val="03E22F98"/>
    <w:rsid w:val="05D7E385"/>
    <w:rsid w:val="06179796"/>
    <w:rsid w:val="06224477"/>
    <w:rsid w:val="06272B71"/>
    <w:rsid w:val="063232C1"/>
    <w:rsid w:val="063F2028"/>
    <w:rsid w:val="07CA9A4A"/>
    <w:rsid w:val="07EA75D4"/>
    <w:rsid w:val="08146FC2"/>
    <w:rsid w:val="0850CC90"/>
    <w:rsid w:val="08582C8E"/>
    <w:rsid w:val="08E87E26"/>
    <w:rsid w:val="092C58A2"/>
    <w:rsid w:val="09A9D767"/>
    <w:rsid w:val="09B5FA14"/>
    <w:rsid w:val="09D678B0"/>
    <w:rsid w:val="09EB7851"/>
    <w:rsid w:val="0A0797EB"/>
    <w:rsid w:val="0A7B60B1"/>
    <w:rsid w:val="0B10D7BE"/>
    <w:rsid w:val="0B11FFCB"/>
    <w:rsid w:val="0B20C7DC"/>
    <w:rsid w:val="0B5E3906"/>
    <w:rsid w:val="0B6985FD"/>
    <w:rsid w:val="0BE2C89C"/>
    <w:rsid w:val="0CC56A1E"/>
    <w:rsid w:val="0D0DBADB"/>
    <w:rsid w:val="0D6C89B5"/>
    <w:rsid w:val="0E64C671"/>
    <w:rsid w:val="0EAD927D"/>
    <w:rsid w:val="0EF2025F"/>
    <w:rsid w:val="0F03ECB4"/>
    <w:rsid w:val="0F9A3827"/>
    <w:rsid w:val="0FA300F3"/>
    <w:rsid w:val="1094BC0E"/>
    <w:rsid w:val="10ACFA1A"/>
    <w:rsid w:val="10D0575B"/>
    <w:rsid w:val="1197BF91"/>
    <w:rsid w:val="11C0ED0A"/>
    <w:rsid w:val="11D5F356"/>
    <w:rsid w:val="12240677"/>
    <w:rsid w:val="1230260A"/>
    <w:rsid w:val="12F36CE4"/>
    <w:rsid w:val="12FE2E53"/>
    <w:rsid w:val="136323F7"/>
    <w:rsid w:val="13725BFC"/>
    <w:rsid w:val="13820AC6"/>
    <w:rsid w:val="143E79CD"/>
    <w:rsid w:val="144E250F"/>
    <w:rsid w:val="14530518"/>
    <w:rsid w:val="1475935D"/>
    <w:rsid w:val="148501ED"/>
    <w:rsid w:val="149F77CA"/>
    <w:rsid w:val="1579D569"/>
    <w:rsid w:val="15AED1C3"/>
    <w:rsid w:val="164DB330"/>
    <w:rsid w:val="1674D2FD"/>
    <w:rsid w:val="169CA32C"/>
    <w:rsid w:val="16B6A172"/>
    <w:rsid w:val="16E72DD9"/>
    <w:rsid w:val="16F977EF"/>
    <w:rsid w:val="183EF881"/>
    <w:rsid w:val="18881EF5"/>
    <w:rsid w:val="18B8032D"/>
    <w:rsid w:val="18DBB9E8"/>
    <w:rsid w:val="193FD1B3"/>
    <w:rsid w:val="19A190D8"/>
    <w:rsid w:val="19AD59EF"/>
    <w:rsid w:val="1A39E1F5"/>
    <w:rsid w:val="1A566F86"/>
    <w:rsid w:val="1A606E14"/>
    <w:rsid w:val="1AA8A058"/>
    <w:rsid w:val="1AB80F96"/>
    <w:rsid w:val="1ADBCE89"/>
    <w:rsid w:val="1B16B687"/>
    <w:rsid w:val="1C42AE08"/>
    <w:rsid w:val="1C55B198"/>
    <w:rsid w:val="1C56E05D"/>
    <w:rsid w:val="1C69A5C2"/>
    <w:rsid w:val="1C9AE829"/>
    <w:rsid w:val="1D4CA000"/>
    <w:rsid w:val="1D4F13BF"/>
    <w:rsid w:val="1D8D7A22"/>
    <w:rsid w:val="1D99DD82"/>
    <w:rsid w:val="1DAF11C8"/>
    <w:rsid w:val="1DBB9EE4"/>
    <w:rsid w:val="1DC87767"/>
    <w:rsid w:val="1E01DFF7"/>
    <w:rsid w:val="1E0B31AD"/>
    <w:rsid w:val="1E3706F4"/>
    <w:rsid w:val="1E395389"/>
    <w:rsid w:val="1E3F0E72"/>
    <w:rsid w:val="1E70D859"/>
    <w:rsid w:val="1F688A56"/>
    <w:rsid w:val="1F9806C5"/>
    <w:rsid w:val="1FC251E7"/>
    <w:rsid w:val="20AAA2AB"/>
    <w:rsid w:val="20B5853D"/>
    <w:rsid w:val="20DF27DF"/>
    <w:rsid w:val="20E8E20F"/>
    <w:rsid w:val="20FD6715"/>
    <w:rsid w:val="211752A8"/>
    <w:rsid w:val="2165EB8D"/>
    <w:rsid w:val="216CAA1D"/>
    <w:rsid w:val="219CCC03"/>
    <w:rsid w:val="22064F34"/>
    <w:rsid w:val="22344A62"/>
    <w:rsid w:val="22E6E301"/>
    <w:rsid w:val="22FFEEDA"/>
    <w:rsid w:val="231014A1"/>
    <w:rsid w:val="23D12CC9"/>
    <w:rsid w:val="2433B2C0"/>
    <w:rsid w:val="24522EE8"/>
    <w:rsid w:val="24694198"/>
    <w:rsid w:val="24729EE4"/>
    <w:rsid w:val="249B94B1"/>
    <w:rsid w:val="24B2EC42"/>
    <w:rsid w:val="252C4872"/>
    <w:rsid w:val="2543D053"/>
    <w:rsid w:val="25B953FC"/>
    <w:rsid w:val="2680B5D0"/>
    <w:rsid w:val="26B72C98"/>
    <w:rsid w:val="270C7D37"/>
    <w:rsid w:val="270FB5CD"/>
    <w:rsid w:val="2733509E"/>
    <w:rsid w:val="2763C6DC"/>
    <w:rsid w:val="27A098C4"/>
    <w:rsid w:val="27A9A451"/>
    <w:rsid w:val="27BE321B"/>
    <w:rsid w:val="283F62AA"/>
    <w:rsid w:val="286A6E6C"/>
    <w:rsid w:val="287E61BB"/>
    <w:rsid w:val="28E2D699"/>
    <w:rsid w:val="292D65AD"/>
    <w:rsid w:val="29527A12"/>
    <w:rsid w:val="2954821D"/>
    <w:rsid w:val="297D403E"/>
    <w:rsid w:val="2992FC6F"/>
    <w:rsid w:val="29AC0EC7"/>
    <w:rsid w:val="29C02CC4"/>
    <w:rsid w:val="2AAD8CAF"/>
    <w:rsid w:val="2AD53C8B"/>
    <w:rsid w:val="2AE3DD18"/>
    <w:rsid w:val="2AE74B02"/>
    <w:rsid w:val="2B93A48C"/>
    <w:rsid w:val="2BDB3E35"/>
    <w:rsid w:val="2BFC57A6"/>
    <w:rsid w:val="2C097014"/>
    <w:rsid w:val="2C0E539B"/>
    <w:rsid w:val="2C93D2AC"/>
    <w:rsid w:val="2CAA503B"/>
    <w:rsid w:val="2CB11D8C"/>
    <w:rsid w:val="2D1C4A50"/>
    <w:rsid w:val="2D68D2CE"/>
    <w:rsid w:val="2D9235E2"/>
    <w:rsid w:val="2DD1BA93"/>
    <w:rsid w:val="2DD73A80"/>
    <w:rsid w:val="2E17889C"/>
    <w:rsid w:val="2E44E2CC"/>
    <w:rsid w:val="2E45C63D"/>
    <w:rsid w:val="2E8D402B"/>
    <w:rsid w:val="2EDA8A9C"/>
    <w:rsid w:val="2F774FF2"/>
    <w:rsid w:val="300DC07B"/>
    <w:rsid w:val="303540E2"/>
    <w:rsid w:val="3068CEE6"/>
    <w:rsid w:val="30BBDC3F"/>
    <w:rsid w:val="30FB71B0"/>
    <w:rsid w:val="31164F3C"/>
    <w:rsid w:val="3121777D"/>
    <w:rsid w:val="31328BEC"/>
    <w:rsid w:val="31354CEA"/>
    <w:rsid w:val="314C18DD"/>
    <w:rsid w:val="317DD624"/>
    <w:rsid w:val="321D5C0F"/>
    <w:rsid w:val="321FB57D"/>
    <w:rsid w:val="325918DD"/>
    <w:rsid w:val="325C69E7"/>
    <w:rsid w:val="32752399"/>
    <w:rsid w:val="32D443A6"/>
    <w:rsid w:val="32DA2F50"/>
    <w:rsid w:val="32E49E6B"/>
    <w:rsid w:val="33AEB736"/>
    <w:rsid w:val="33E1301E"/>
    <w:rsid w:val="340F3E88"/>
    <w:rsid w:val="347222C0"/>
    <w:rsid w:val="347F70CF"/>
    <w:rsid w:val="34CEF409"/>
    <w:rsid w:val="34DE2F03"/>
    <w:rsid w:val="35317062"/>
    <w:rsid w:val="359803D9"/>
    <w:rsid w:val="36190D31"/>
    <w:rsid w:val="3636AC5F"/>
    <w:rsid w:val="363DCCA9"/>
    <w:rsid w:val="3640140B"/>
    <w:rsid w:val="36789F3E"/>
    <w:rsid w:val="36937A40"/>
    <w:rsid w:val="3753E251"/>
    <w:rsid w:val="377A7DC7"/>
    <w:rsid w:val="379F23F7"/>
    <w:rsid w:val="382FEBEB"/>
    <w:rsid w:val="38720353"/>
    <w:rsid w:val="387BCD92"/>
    <w:rsid w:val="38B059C1"/>
    <w:rsid w:val="390045F9"/>
    <w:rsid w:val="39C5C37C"/>
    <w:rsid w:val="39E5415C"/>
    <w:rsid w:val="3AEC3068"/>
    <w:rsid w:val="3B8632F2"/>
    <w:rsid w:val="3BD6D394"/>
    <w:rsid w:val="3C1B0F90"/>
    <w:rsid w:val="3C1E13E7"/>
    <w:rsid w:val="3C28A9BD"/>
    <w:rsid w:val="3C2A55BC"/>
    <w:rsid w:val="3C5BC3E1"/>
    <w:rsid w:val="3CF7C62C"/>
    <w:rsid w:val="3D2608C0"/>
    <w:rsid w:val="3DAA5EC2"/>
    <w:rsid w:val="3DC72F21"/>
    <w:rsid w:val="3DD5EC06"/>
    <w:rsid w:val="3E33B685"/>
    <w:rsid w:val="3EAF45B2"/>
    <w:rsid w:val="3EB793CF"/>
    <w:rsid w:val="3F4E1F8E"/>
    <w:rsid w:val="3F90B46C"/>
    <w:rsid w:val="3FC349DE"/>
    <w:rsid w:val="3FD088B6"/>
    <w:rsid w:val="3FF4872F"/>
    <w:rsid w:val="3FF6F48C"/>
    <w:rsid w:val="40143538"/>
    <w:rsid w:val="404125E2"/>
    <w:rsid w:val="406C6065"/>
    <w:rsid w:val="4153609C"/>
    <w:rsid w:val="416308F8"/>
    <w:rsid w:val="41EA8093"/>
    <w:rsid w:val="41F91826"/>
    <w:rsid w:val="426F6673"/>
    <w:rsid w:val="4285ABC2"/>
    <w:rsid w:val="42F7339A"/>
    <w:rsid w:val="431807CE"/>
    <w:rsid w:val="43212958"/>
    <w:rsid w:val="43307A06"/>
    <w:rsid w:val="437027C5"/>
    <w:rsid w:val="437ECA6C"/>
    <w:rsid w:val="43B7996E"/>
    <w:rsid w:val="43C99FEA"/>
    <w:rsid w:val="43DF0FCA"/>
    <w:rsid w:val="43E5C23C"/>
    <w:rsid w:val="447BC114"/>
    <w:rsid w:val="450F9033"/>
    <w:rsid w:val="4523BF09"/>
    <w:rsid w:val="467B520C"/>
    <w:rsid w:val="46BF2016"/>
    <w:rsid w:val="474BCE2D"/>
    <w:rsid w:val="477128BB"/>
    <w:rsid w:val="477A6BFE"/>
    <w:rsid w:val="478C92E3"/>
    <w:rsid w:val="481418B2"/>
    <w:rsid w:val="481B16E4"/>
    <w:rsid w:val="49797C39"/>
    <w:rsid w:val="49F8BA88"/>
    <w:rsid w:val="4A1142D5"/>
    <w:rsid w:val="4A52F032"/>
    <w:rsid w:val="4A671779"/>
    <w:rsid w:val="4B442919"/>
    <w:rsid w:val="4BE75163"/>
    <w:rsid w:val="4BF3EF1A"/>
    <w:rsid w:val="4BF501FE"/>
    <w:rsid w:val="4C34BF1C"/>
    <w:rsid w:val="4C895EFD"/>
    <w:rsid w:val="4D1F8DCA"/>
    <w:rsid w:val="4D62C747"/>
    <w:rsid w:val="4DAE6B48"/>
    <w:rsid w:val="4DDA6D6F"/>
    <w:rsid w:val="4DEA33E6"/>
    <w:rsid w:val="4E2E728E"/>
    <w:rsid w:val="4EE4494D"/>
    <w:rsid w:val="4F57EE61"/>
    <w:rsid w:val="4F7A5BF9"/>
    <w:rsid w:val="4FB46F62"/>
    <w:rsid w:val="4FC51166"/>
    <w:rsid w:val="506801F0"/>
    <w:rsid w:val="5094B021"/>
    <w:rsid w:val="509DBFBD"/>
    <w:rsid w:val="511BC0DA"/>
    <w:rsid w:val="51AFC7C4"/>
    <w:rsid w:val="51BA737C"/>
    <w:rsid w:val="522068F5"/>
    <w:rsid w:val="529A4E1B"/>
    <w:rsid w:val="52B5FCEF"/>
    <w:rsid w:val="52C12E1F"/>
    <w:rsid w:val="5341E497"/>
    <w:rsid w:val="5345BFB3"/>
    <w:rsid w:val="53C935C7"/>
    <w:rsid w:val="541FC1F7"/>
    <w:rsid w:val="544632AC"/>
    <w:rsid w:val="548D4A0C"/>
    <w:rsid w:val="54A47FB6"/>
    <w:rsid w:val="54D5DE7B"/>
    <w:rsid w:val="5502EAC6"/>
    <w:rsid w:val="55439CB1"/>
    <w:rsid w:val="5552869F"/>
    <w:rsid w:val="5579F527"/>
    <w:rsid w:val="557F047E"/>
    <w:rsid w:val="55C4FF53"/>
    <w:rsid w:val="55E81CDD"/>
    <w:rsid w:val="55EC5D10"/>
    <w:rsid w:val="560D7703"/>
    <w:rsid w:val="5612CC7A"/>
    <w:rsid w:val="565FD2B5"/>
    <w:rsid w:val="56A32B0C"/>
    <w:rsid w:val="56BF9121"/>
    <w:rsid w:val="56E8AE50"/>
    <w:rsid w:val="579AC539"/>
    <w:rsid w:val="579C528B"/>
    <w:rsid w:val="57A42B1E"/>
    <w:rsid w:val="57E9837B"/>
    <w:rsid w:val="5853CE13"/>
    <w:rsid w:val="59971489"/>
    <w:rsid w:val="5A04E10E"/>
    <w:rsid w:val="5A11BCDC"/>
    <w:rsid w:val="5A51070C"/>
    <w:rsid w:val="5A58B81C"/>
    <w:rsid w:val="5AA74905"/>
    <w:rsid w:val="5AC9B6CC"/>
    <w:rsid w:val="5ACC47E0"/>
    <w:rsid w:val="5AD418F1"/>
    <w:rsid w:val="5AD5427D"/>
    <w:rsid w:val="5AD588D7"/>
    <w:rsid w:val="5AF13195"/>
    <w:rsid w:val="5B710B63"/>
    <w:rsid w:val="5BF11990"/>
    <w:rsid w:val="5C3A8283"/>
    <w:rsid w:val="5C4618C6"/>
    <w:rsid w:val="5CB8CCB5"/>
    <w:rsid w:val="5D2A3081"/>
    <w:rsid w:val="5D30E243"/>
    <w:rsid w:val="5D356AF3"/>
    <w:rsid w:val="5D3A5921"/>
    <w:rsid w:val="5D66A0CB"/>
    <w:rsid w:val="5DC33044"/>
    <w:rsid w:val="5E24F2F7"/>
    <w:rsid w:val="5F986E65"/>
    <w:rsid w:val="5FBC4DD6"/>
    <w:rsid w:val="5FF29D39"/>
    <w:rsid w:val="6044F368"/>
    <w:rsid w:val="606DFA98"/>
    <w:rsid w:val="607E9036"/>
    <w:rsid w:val="60869B97"/>
    <w:rsid w:val="609FB64D"/>
    <w:rsid w:val="61BE9198"/>
    <w:rsid w:val="61D1331D"/>
    <w:rsid w:val="621F0FB1"/>
    <w:rsid w:val="6277A515"/>
    <w:rsid w:val="62E58B41"/>
    <w:rsid w:val="62FE88E1"/>
    <w:rsid w:val="631CACE8"/>
    <w:rsid w:val="63A744D7"/>
    <w:rsid w:val="63E42F02"/>
    <w:rsid w:val="6458A961"/>
    <w:rsid w:val="649DC0AC"/>
    <w:rsid w:val="64D3700A"/>
    <w:rsid w:val="64D7AD98"/>
    <w:rsid w:val="6542FB0D"/>
    <w:rsid w:val="65D01900"/>
    <w:rsid w:val="65EA3DA4"/>
    <w:rsid w:val="66654CE0"/>
    <w:rsid w:val="66A525CB"/>
    <w:rsid w:val="66D77D76"/>
    <w:rsid w:val="670EB147"/>
    <w:rsid w:val="677CC2D8"/>
    <w:rsid w:val="67C5F082"/>
    <w:rsid w:val="6806A5D6"/>
    <w:rsid w:val="680F10B1"/>
    <w:rsid w:val="68454182"/>
    <w:rsid w:val="68D484D3"/>
    <w:rsid w:val="69614053"/>
    <w:rsid w:val="69675C20"/>
    <w:rsid w:val="69917AAA"/>
    <w:rsid w:val="699B2F8B"/>
    <w:rsid w:val="69AD8508"/>
    <w:rsid w:val="69CABB8B"/>
    <w:rsid w:val="69CCD160"/>
    <w:rsid w:val="69D3906E"/>
    <w:rsid w:val="6A126FD8"/>
    <w:rsid w:val="6A1871AB"/>
    <w:rsid w:val="6A61307E"/>
    <w:rsid w:val="6A6FAB50"/>
    <w:rsid w:val="6AF32DA8"/>
    <w:rsid w:val="6AFE357F"/>
    <w:rsid w:val="6B29DBA0"/>
    <w:rsid w:val="6B5C3375"/>
    <w:rsid w:val="6B8AE646"/>
    <w:rsid w:val="6C132865"/>
    <w:rsid w:val="6C6DF0B9"/>
    <w:rsid w:val="6CC1D3F1"/>
    <w:rsid w:val="6CD0B403"/>
    <w:rsid w:val="6D0A45BF"/>
    <w:rsid w:val="6D527EC5"/>
    <w:rsid w:val="6D5FB11F"/>
    <w:rsid w:val="6D93A87B"/>
    <w:rsid w:val="6DF12AAC"/>
    <w:rsid w:val="6E773E9B"/>
    <w:rsid w:val="6E7D2FFB"/>
    <w:rsid w:val="6E9A510C"/>
    <w:rsid w:val="6EAD10CF"/>
    <w:rsid w:val="6ED0B7B9"/>
    <w:rsid w:val="6EDCFFEA"/>
    <w:rsid w:val="6F31D0C9"/>
    <w:rsid w:val="6F3AD250"/>
    <w:rsid w:val="6F4559DC"/>
    <w:rsid w:val="6FBE54B8"/>
    <w:rsid w:val="70898B98"/>
    <w:rsid w:val="70CFE439"/>
    <w:rsid w:val="70E2360F"/>
    <w:rsid w:val="710A8CA2"/>
    <w:rsid w:val="7130A74C"/>
    <w:rsid w:val="71679A1E"/>
    <w:rsid w:val="717955E3"/>
    <w:rsid w:val="71818A43"/>
    <w:rsid w:val="71A6514C"/>
    <w:rsid w:val="71A7839E"/>
    <w:rsid w:val="7213100C"/>
    <w:rsid w:val="724ADD95"/>
    <w:rsid w:val="728A7C0D"/>
    <w:rsid w:val="72DEB4B5"/>
    <w:rsid w:val="7332E946"/>
    <w:rsid w:val="7350B7DE"/>
    <w:rsid w:val="7465447E"/>
    <w:rsid w:val="74913C55"/>
    <w:rsid w:val="750FE97D"/>
    <w:rsid w:val="75316757"/>
    <w:rsid w:val="754204B1"/>
    <w:rsid w:val="75A6EAD1"/>
    <w:rsid w:val="75BF5629"/>
    <w:rsid w:val="761A3DA9"/>
    <w:rsid w:val="7645B0ED"/>
    <w:rsid w:val="764E07EF"/>
    <w:rsid w:val="764ED522"/>
    <w:rsid w:val="76504868"/>
    <w:rsid w:val="76568DC8"/>
    <w:rsid w:val="7675F58C"/>
    <w:rsid w:val="767B9357"/>
    <w:rsid w:val="76C92C63"/>
    <w:rsid w:val="76FD9290"/>
    <w:rsid w:val="770E0BA8"/>
    <w:rsid w:val="78075180"/>
    <w:rsid w:val="780F3FAB"/>
    <w:rsid w:val="7970AD89"/>
    <w:rsid w:val="79DBB174"/>
    <w:rsid w:val="7A18EB1C"/>
    <w:rsid w:val="7B19148E"/>
    <w:rsid w:val="7B3D15DA"/>
    <w:rsid w:val="7B47F23A"/>
    <w:rsid w:val="7BCA482B"/>
    <w:rsid w:val="7BD9E7FD"/>
    <w:rsid w:val="7BF7690B"/>
    <w:rsid w:val="7C140AE5"/>
    <w:rsid w:val="7C84CA1E"/>
    <w:rsid w:val="7CEE299A"/>
    <w:rsid w:val="7D379D03"/>
    <w:rsid w:val="7DF50051"/>
    <w:rsid w:val="7E47E176"/>
    <w:rsid w:val="7E8FB7A5"/>
    <w:rsid w:val="7EA9E34A"/>
    <w:rsid w:val="7F741A9A"/>
    <w:rsid w:val="7F787755"/>
    <w:rsid w:val="7FD5594E"/>
    <w:rsid w:val="7FE6FA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AA1A"/>
  <w15:chartTrackingRefBased/>
  <w15:docId w15:val="{C064DED8-A0F0-4B04-9F48-A9DA15CA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16308F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416308F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5612CC7A"/>
    <w:pPr>
      <w:tabs>
        <w:tab w:val="center" w:pos="4680"/>
        <w:tab w:val="right" w:pos="9360"/>
      </w:tabs>
      <w:spacing w:after="0" w:line="240" w:lineRule="auto"/>
    </w:pPr>
  </w:style>
  <w:style w:type="paragraph" w:styleId="Footer">
    <w:name w:val="footer"/>
    <w:basedOn w:val="Normal"/>
    <w:uiPriority w:val="99"/>
    <w:unhideWhenUsed/>
    <w:rsid w:val="5612CC7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416308F8"/>
    <w:pPr>
      <w:ind w:left="720"/>
      <w:contextualSpacing/>
    </w:pPr>
  </w:style>
  <w:style w:type="character" w:styleId="Heading2Char" w:customStyle="1">
    <w:name w:val="Heading 2 Char"/>
    <w:basedOn w:val="DefaultParagraphFont"/>
    <w:link w:val="Heading2"/>
    <w:uiPriority w:val="9"/>
    <w:rsid w:val="416308F8"/>
    <w:rPr>
      <w:rFonts w:asciiTheme="majorHAnsi" w:hAnsiTheme="majorHAnsi" w:eastAsiaTheme="majorEastAsia" w:cstheme="majorBidi"/>
      <w:color w:val="0F4761" w:themeColor="accent1" w:themeShade="BF"/>
      <w:sz w:val="32"/>
      <w:szCs w:val="32"/>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B339B"/>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Aakash J John [Litmus7]</dc:creator>
  <keywords/>
  <dc:description/>
  <lastModifiedBy>Aakash J John [Litmus7]</lastModifiedBy>
  <revision>12</revision>
  <dcterms:created xsi:type="dcterms:W3CDTF">2025-12-17T11:02:00.0000000Z</dcterms:created>
  <dcterms:modified xsi:type="dcterms:W3CDTF">2025-12-23T03:52:29.2781398Z</dcterms:modified>
</coreProperties>
</file>